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sdt>
      <w:sdtPr>
        <w:id w:val="-360383714"/>
        <w:tag w:val="goog_rdk_2"/>
      </w:sdtPr>
      <w:sdtContent>
        <w:p w:rsidR="00000000" w:rsidDel="00000000" w:rsidP="00000000" w:rsidRDefault="00000000" w:rsidRPr="00000000" w14:paraId="00000003">
          <w:pPr>
            <w:pStyle w:val="Title"/>
            <w:spacing w:after="400" w:line="480" w:lineRule="auto"/>
            <w:rPr/>
            <w:pPrChange w:author="Microsoft Office User" w:id="0" w:date="2026-02-07T07:56:00Z">
              <w:pPr>
                <w:pStyle w:val="Title"/>
                <w:spacing w:after="400" w:line="480" w:lineRule="auto"/>
              </w:pPr>
            </w:pPrChange>
          </w:pPr>
          <w:bookmarkStart w:colFirst="0" w:colLast="0" w:name="_heading=h.iwtwlqdjpikd" w:id="0"/>
          <w:bookmarkEnd w:id="0"/>
          <w:r w:rsidDel="00000000" w:rsidR="00000000" w:rsidRPr="00000000">
            <w:rPr>
              <w:rtl w:val="0"/>
            </w:rPr>
            <w:t xml:space="preserve">Re-Examining Fairness-Accuracy Trade-Offs: </w:t>
          </w:r>
          <w:sdt>
            <w:sdtPr>
              <w:id w:val="473945247"/>
              <w:tag w:val="goog_rdk_0"/>
            </w:sdtPr>
            <w:sdtContent>
              <w:ins w:author="Chueh-An Kuo" w:id="0" w:date="2026-02-10T11:38:04Z"/>
              <w:sdt>
                <w:sdtPr>
                  <w:id w:val="1438732683"/>
                  <w:tag w:val="goog_rdk_1"/>
                </w:sdtPr>
                <w:sdtContent>
                  <w:ins w:author="Chueh-An Kuo" w:id="0" w:date="2026-02-10T11:38:04Z">
                    <w:r w:rsidDel="00000000" w:rsidR="00000000" w:rsidRPr="00000000">
                      <w:rPr>
                        <w:rtl w:val="0"/>
                        <w:rPrChange w:author="Chueh-An Kuo" w:id="1" w:date="2026-02-10T11:38:04Z">
                          <w:rPr/>
                        </w:rPrChange>
                      </w:rPr>
                      <w:t xml:space="preserve">Empirical Benchmark of Bias Mitigation Methods for Health Outcome Prediction in Europe</w:t>
                    </w:r>
                  </w:ins>
                </w:sdtContent>
              </w:sdt>
              <w:ins w:author="Chueh-An Kuo" w:id="0" w:date="2026-02-10T11:38:04Z"/>
            </w:sdtContent>
          </w:sdt>
          <w:r w:rsidDel="00000000" w:rsidR="00000000" w:rsidRPr="00000000">
            <w:rPr>
              <w:rtl w:val="0"/>
            </w:rPr>
          </w:r>
        </w:p>
      </w:sdtContent>
    </w:sdt>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after="400" w:line="480" w:lineRule="auto"/>
        <w:rPr/>
      </w:pPr>
      <w:r w:rsidDel="00000000" w:rsidR="00000000" w:rsidRPr="00000000">
        <w:rPr>
          <w:b w:val="1"/>
          <w:bCs w:val="1"/>
          <w:rtl w:val="0"/>
        </w:rPr>
        <w:t xml:space="preserve">Short title: </w:t>
      </w:r>
      <w:r w:rsidDel="00000000" w:rsidR="00000000" w:rsidRPr="00000000">
        <w:rPr>
          <w:rtl w:val="0"/>
        </w:rPr>
        <w:t xml:space="preserve">Fairness–Accuracy Trade-Offs in Health Outcome Prediction</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after="100" w:line="480" w:lineRule="auto"/>
        <w:rPr/>
      </w:pPr>
      <w:r w:rsidDel="00000000" w:rsidR="00000000" w:rsidRPr="00000000">
        <w:rPr>
          <w:i w:val="1"/>
          <w:iCs w:val="1"/>
          <w:rtl w:val="0"/>
        </w:rPr>
        <w:t xml:space="preserve">Author(s): </w:t>
      </w:r>
      <w:r w:rsidDel="00000000" w:rsidR="00000000" w:rsidRPr="00000000">
        <w:rPr>
          <w:rtl w:val="0"/>
        </w:rPr>
      </w:r>
    </w:p>
    <w:p w:rsidR="00000000" w:rsidDel="00000000" w:rsidP="00000000" w:rsidRDefault="00000000" w:rsidRPr="00000000" w14:paraId="00000008">
      <w:pPr>
        <w:spacing w:after="100" w:line="480" w:lineRule="auto"/>
        <w:rPr/>
      </w:pPr>
      <w:r w:rsidDel="00000000" w:rsidR="00000000" w:rsidRPr="00000000">
        <w:rPr>
          <w:i w:val="1"/>
          <w:iCs w:val="1"/>
          <w:rtl w:val="0"/>
        </w:rPr>
        <w:t xml:space="preserve">Affiliation(s): </w:t>
      </w:r>
      <w:r w:rsidDel="00000000" w:rsidR="00000000" w:rsidRPr="00000000">
        <w:rPr>
          <w:rtl w:val="0"/>
        </w:rPr>
      </w:r>
    </w:p>
    <w:p w:rsidR="00000000" w:rsidDel="00000000" w:rsidP="00000000" w:rsidRDefault="00000000" w:rsidRPr="00000000" w14:paraId="00000009">
      <w:pPr>
        <w:spacing w:after="400" w:line="480" w:lineRule="auto"/>
        <w:rPr/>
      </w:pPr>
      <w:r w:rsidDel="00000000" w:rsidR="00000000" w:rsidRPr="00000000">
        <w:rPr>
          <w:i w:val="1"/>
          <w:iCs w:val="1"/>
          <w:rtl w:val="0"/>
        </w:rPr>
        <w:t xml:space="preserve">* Corresponding author: </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40" w:before="360" w:line="480" w:lineRule="auto"/>
        <w:rPr/>
      </w:pPr>
      <w:bookmarkStart w:colFirst="0" w:colLast="0" w:name="_heading=h.he3c0upc04fo" w:id="1"/>
      <w:bookmarkEnd w:id="1"/>
      <w:r w:rsidDel="00000000" w:rsidR="00000000" w:rsidRPr="00000000">
        <w:rPr>
          <w:rtl w:val="0"/>
        </w:rPr>
        <w:t xml:space="preserve">Abstract</w:t>
      </w:r>
    </w:p>
    <w:sdt>
      <w:sdtPr>
        <w:id w:val="1875848377"/>
        <w:tag w:val="goog_rdk_5"/>
      </w:sdtPr>
      <w:sdtContent>
        <w:p w:rsidR="00000000" w:rsidDel="00000000" w:rsidP="00000000" w:rsidRDefault="00000000" w:rsidRPr="00000000" w14:paraId="0000000C">
          <w:pPr>
            <w:spacing w:after="200" w:line="480" w:lineRule="auto"/>
            <w:rPr>
              <w:ins w:author="Chueh-An Kuo" w:id="3" w:date="2026-02-11T04:41:01Z"/>
              <w:rPrChange w:author="Chueh-An Kuo" w:id="4" w:date="2026-02-11T04:41:01Z">
                <w:rPr>
                  <w:b w:val="1"/>
                  <w:bCs w:val="1"/>
                </w:rPr>
              </w:rPrChange>
            </w:rPr>
          </w:pPr>
          <w:r w:rsidDel="00000000" w:rsidR="00000000" w:rsidRPr="00000000">
            <w:rPr>
              <w:b w:val="1"/>
              <w:bCs w:val="1"/>
              <w:rtl w:val="0"/>
            </w:rPr>
            <w:t xml:space="preserve">Background: </w:t>
          </w:r>
          <w:sdt>
            <w:sdtPr>
              <w:id w:val="-1516131144"/>
              <w:tag w:val="goog_rdk_3"/>
            </w:sdtPr>
            <w:sdtContent>
              <w:ins w:author="Chueh-An Kuo" w:id="3" w:date="2026-02-11T04:41:01Z"/>
              <w:sdt>
                <w:sdtPr>
                  <w:id w:val="-1486376501"/>
                  <w:tag w:val="goog_rdk_4"/>
                </w:sdtPr>
                <w:sdtContent>
                  <w:ins w:author="Chueh-An Kuo" w:id="3" w:date="2026-02-11T04:41:01Z">
                    <w:r w:rsidDel="00000000" w:rsidR="00000000" w:rsidRPr="00000000">
                      <w:rPr>
                        <w:rtl w:val="0"/>
                        <w:rPrChange w:author="Chueh-An Kuo" w:id="4" w:date="2026-02-11T04:41:01Z">
                          <w:rPr>
                            <w:b w:val="1"/>
                            <w:bCs w:val="1"/>
                          </w:rPr>
                        </w:rPrChange>
                      </w:rPr>
                      <w:t xml:space="preserve">Machine learning (ML) models deployed for health outcome prediction risk perpetuating socioeconomic disparities when their performance varies systematically across income groups. This study benchmarks a wide variety of bias mitigation methods for socioeconomic fairness, and identifies Pareto-optimal methods that jointly minimize income-based disparities while preserving predictive performance.    </w:t>
                    </w:r>
                  </w:ins>
                </w:sdtContent>
              </w:sdt>
              <w:ins w:author="Chueh-An Kuo" w:id="3" w:date="2026-02-11T04:41:01Z"/>
            </w:sdtContent>
          </w:sdt>
        </w:p>
      </w:sdtContent>
    </w:sdt>
    <w:p w:rsidR="00000000" w:rsidDel="00000000" w:rsidP="00000000" w:rsidRDefault="00000000" w:rsidRPr="00000000" w14:paraId="0000000D">
      <w:pPr>
        <w:spacing w:after="200" w:line="480" w:lineRule="auto"/>
        <w:rPr/>
      </w:pPr>
      <w:sdt>
        <w:sdtPr>
          <w:id w:val="1806400863"/>
          <w:tag w:val="goog_rdk_7"/>
        </w:sdtPr>
        <w:sdtContent>
          <w:del w:author="Chueh-An Kuo" w:id="3" w:date="2026-02-11T04:41:01Z"/>
          <w:sdt>
            <w:sdtPr>
              <w:id w:val="-1154127275"/>
              <w:tag w:val="goog_rdk_8"/>
            </w:sdtPr>
            <w:sdtContent>
              <w:del w:author="Chueh-An Kuo" w:id="3" w:date="2026-02-11T04:41:01Z">
                <w:r w:rsidDel="00000000" w:rsidR="00000000" w:rsidRPr="00000000">
                  <w:rPr>
                    <w:b w:val="1"/>
                    <w:bCs w:val="1"/>
                    <w:rtl w:val="0"/>
                    <w:rPrChange w:author="Chueh-An Kuo" w:id="4" w:date="2026-02-11T04:41:01Z">
                      <w:rPr/>
                    </w:rPrChange>
                  </w:rPr>
                  <w:delText xml:space="preserve">Machine learning (ML) models deployed for health outcome prediction risk perpetuating socioeconomic disparities when their performance varies systematically across income groups. </w:delText>
                </w:r>
              </w:del>
            </w:sdtContent>
          </w:sdt>
          <w:del w:author="Chueh-An Kuo" w:id="3" w:date="2026-02-11T04:41:01Z"/>
        </w:sdtContent>
      </w:sdt>
      <w:sdt>
        <w:sdtPr>
          <w:id w:val="136827718"/>
          <w:tag w:val="goog_rdk_9"/>
        </w:sdtPr>
        <w:sdtContent>
          <w:ins w:author="Microsoft Office User" w:id="5" w:date="2026-02-07T08:16:00Z">
            <w:sdt>
              <w:sdtPr>
                <w:id w:val="-1577649525"/>
                <w:tag w:val="goog_rdk_10"/>
              </w:sdtPr>
              <w:sdtContent>
                <w:del w:author="Chueh-An Kuo" w:id="3" w:date="2026-02-11T04:41:01Z"/>
              </w:sdtContent>
            </w:sdt>
          </w:ins>
          <w:sdt>
            <w:sdtPr>
              <w:id w:val="-315264773"/>
              <w:tag w:val="goog_rdk_11"/>
            </w:sdtPr>
            <w:sdtContent>
              <w:ins w:author="Microsoft Office User" w:id="5" w:date="2026-02-07T08:16:00Z">
                <w:del w:author="Chueh-An Kuo" w:id="3" w:date="2026-02-11T04:41:01Z">
                  <w:r w:rsidDel="00000000" w:rsidR="00000000" w:rsidRPr="00000000">
                    <w:rPr>
                      <w:b w:val="1"/>
                      <w:bCs w:val="1"/>
                      <w:rtl w:val="0"/>
                      <w:rPrChange w:author="Chueh-An Kuo" w:id="4" w:date="2026-02-11T04:41:01Z">
                        <w:rPr/>
                      </w:rPrChange>
                    </w:rPr>
                    <w:delText xml:space="preserve">This study </w:delText>
                  </w:r>
                </w:del>
              </w:ins>
            </w:sdtContent>
          </w:sdt>
          <w:ins w:author="Microsoft Office User" w:id="5" w:date="2026-02-07T08:16:00Z">
            <w:del w:author="Chueh-An Kuo" w:id="3" w:date="2026-02-11T04:41:01Z"/>
          </w:ins>
        </w:sdtContent>
      </w:sdt>
      <w:sdt>
        <w:sdtPr>
          <w:id w:val="1660134504"/>
          <w:tag w:val="goog_rdk_12"/>
        </w:sdtPr>
        <w:sdtContent>
          <w:del w:author="Chueh-An Kuo" w:id="3" w:date="2026-02-11T04:41:01Z"/>
          <w:sdt>
            <w:sdtPr>
              <w:id w:val="-1896117162"/>
              <w:tag w:val="goog_rdk_13"/>
            </w:sdtPr>
            <w:sdtContent>
              <w:del w:author="Chueh-An Kuo" w:id="3" w:date="2026-02-11T04:41:01Z">
                <w:r w:rsidDel="00000000" w:rsidR="00000000" w:rsidRPr="00000000">
                  <w:rPr>
                    <w:b w:val="1"/>
                    <w:bCs w:val="1"/>
                    <w:rtl w:val="0"/>
                    <w:rPrChange w:author="Chueh-An Kuo" w:id="4" w:date="2026-02-11T04:41:01Z">
                      <w:rPr/>
                    </w:rPrChange>
                  </w:rPr>
                  <w:delText xml:space="preserve">Although algorithmic fairness has received growing attention, few studies have comprehensively </w:delText>
                </w:r>
              </w:del>
            </w:sdtContent>
          </w:sdt>
          <w:del w:author="Chueh-An Kuo" w:id="3" w:date="2026-02-11T04:41:01Z">
            <w:sdt>
              <w:sdtPr>
                <w:id w:val="860150793"/>
                <w:tag w:val="goog_rdk_14"/>
              </w:sdtPr>
              <w:sdtContent>
                <w:r w:rsidDel="00000000" w:rsidR="00000000" w:rsidRPr="00000000">
                  <w:rPr>
                    <w:b w:val="1"/>
                    <w:bCs w:val="1"/>
                    <w:rtl w:val="0"/>
                    <w:rPrChange w:author="Chueh-An Kuo" w:id="4" w:date="2026-02-11T04:41:01Z">
                      <w:rPr/>
                    </w:rPrChange>
                  </w:rPr>
                  <w:delText xml:space="preserve">benchmark</w:delText>
                </w:r>
              </w:sdtContent>
            </w:sdt>
            <w:sdt>
              <w:sdtPr>
                <w:id w:val="1002934578"/>
                <w:tag w:val="goog_rdk_15"/>
              </w:sdtPr>
              <w:sdtContent>
                <w:r w:rsidDel="00000000" w:rsidR="00000000" w:rsidRPr="00000000">
                  <w:rPr>
                    <w:b w:val="1"/>
                    <w:bCs w:val="1"/>
                    <w:rtl w:val="0"/>
                    <w:rPrChange w:author="Chueh-An Kuo" w:id="4" w:date="2026-02-11T04:41:01Z">
                      <w:rPr/>
                    </w:rPrChange>
                  </w:rPr>
                  <w:delText xml:space="preserve">ed</w:delText>
                </w:r>
              </w:sdtContent>
            </w:sdt>
            <w:sdt>
              <w:sdtPr>
                <w:id w:val="980847234"/>
                <w:tag w:val="goog_rdk_16"/>
              </w:sdtPr>
              <w:sdtContent>
                <w:r w:rsidDel="00000000" w:rsidR="00000000" w:rsidRPr="00000000">
                  <w:rPr>
                    <w:b w:val="1"/>
                    <w:bCs w:val="1"/>
                    <w:rtl w:val="0"/>
                    <w:rPrChange w:author="Chueh-An Kuo" w:id="4" w:date="2026-02-11T04:41:01Z">
                      <w:rPr/>
                    </w:rPrChange>
                  </w:rPr>
                  <w:delText xml:space="preserve"> bias mitigation methods </w:delText>
                </w:r>
              </w:sdtContent>
            </w:sdt>
          </w:del>
        </w:sdtContent>
      </w:sdt>
      <w:sdt>
        <w:sdtPr>
          <w:id w:val="819753542"/>
          <w:tag w:val="goog_rdk_17"/>
        </w:sdtPr>
        <w:sdtContent>
          <w:ins w:author="Microsoft Office User" w:id="6" w:date="2026-02-07T08:16:00Z">
            <w:sdt>
              <w:sdtPr>
                <w:id w:val="676686414"/>
                <w:tag w:val="goog_rdk_18"/>
              </w:sdtPr>
              <w:sdtContent>
                <w:del w:author="Chueh-An Kuo" w:id="3" w:date="2026-02-11T04:41:01Z"/>
              </w:sdtContent>
            </w:sdt>
          </w:ins>
          <w:sdt>
            <w:sdtPr>
              <w:id w:val="-80279775"/>
              <w:tag w:val="goog_rdk_19"/>
            </w:sdtPr>
            <w:sdtContent>
              <w:ins w:author="Microsoft Office User" w:id="6" w:date="2026-02-07T08:16:00Z">
                <w:del w:author="Chueh-An Kuo" w:id="3" w:date="2026-02-11T04:41:01Z">
                  <w:r w:rsidDel="00000000" w:rsidR="00000000" w:rsidRPr="00000000">
                    <w:rPr>
                      <w:b w:val="1"/>
                      <w:bCs w:val="1"/>
                      <w:rtl w:val="0"/>
                      <w:rPrChange w:author="Chueh-An Kuo" w:id="4" w:date="2026-02-11T04:41:01Z">
                        <w:rPr/>
                      </w:rPrChange>
                    </w:rPr>
                    <w:delText xml:space="preserve">for socioeconomic fairness, and identify Pareto-optimal methods that jointly minimize income-based </w:delText>
                  </w:r>
                </w:del>
              </w:ins>
            </w:sdtContent>
          </w:sdt>
          <w:ins w:author="Microsoft Office User" w:id="6" w:date="2026-02-07T08:16:00Z">
            <w:del w:author="Chueh-An Kuo" w:id="3" w:date="2026-02-11T04:41:01Z"/>
          </w:ins>
        </w:sdtContent>
      </w:sdt>
      <w:sdt>
        <w:sdtPr>
          <w:id w:val="1015405602"/>
          <w:tag w:val="goog_rdk_20"/>
        </w:sdtPr>
        <w:sdtContent>
          <w:ins w:author="Chueh-An Kuo" w:id="7" w:date="2026-02-10T11:39:47Z">
            <w:sdt>
              <w:sdtPr>
                <w:id w:val="-800546836"/>
                <w:tag w:val="goog_rdk_21"/>
              </w:sdtPr>
              <w:sdtContent>
                <w:del w:author="Chueh-An Kuo" w:id="3" w:date="2026-02-11T04:41:01Z"/>
              </w:sdtContent>
            </w:sdt>
          </w:ins>
          <w:sdt>
            <w:sdtPr>
              <w:id w:val="-664171409"/>
              <w:tag w:val="goog_rdk_22"/>
            </w:sdtPr>
            <w:sdtContent>
              <w:ins w:author="Chueh-An Kuo" w:id="7" w:date="2026-02-10T11:39:47Z">
                <w:del w:author="Chueh-An Kuo" w:id="3" w:date="2026-02-11T04:41:01Z">
                  <w:r w:rsidDel="00000000" w:rsidR="00000000" w:rsidRPr="00000000">
                    <w:rPr>
                      <w:b w:val="1"/>
                      <w:bCs w:val="1"/>
                      <w:rtl w:val="0"/>
                      <w:rPrChange w:author="Chueh-An Kuo" w:id="4" w:date="2026-02-11T04:41:01Z">
                        <w:rPr/>
                      </w:rPrChange>
                    </w:rPr>
                    <w:delText xml:space="preserve">disparities </w:delText>
                  </w:r>
                </w:del>
              </w:ins>
            </w:sdtContent>
          </w:sdt>
          <w:ins w:author="Chueh-An Kuo" w:id="7" w:date="2026-02-10T11:39:47Z">
            <w:del w:author="Chueh-An Kuo" w:id="3" w:date="2026-02-11T04:41:01Z"/>
          </w:ins>
        </w:sdtContent>
      </w:sdt>
      <w:sdt>
        <w:sdtPr>
          <w:id w:val="-1391965177"/>
          <w:tag w:val="goog_rdk_23"/>
        </w:sdtPr>
        <w:sdtContent>
          <w:ins w:author="Microsoft Office User" w:id="6" w:date="2026-02-07T08:16:00Z">
            <w:sdt>
              <w:sdtPr>
                <w:id w:val="-2056554954"/>
                <w:tag w:val="goog_rdk_24"/>
              </w:sdtPr>
              <w:sdtContent>
                <w:del w:author="Chueh-An Kuo" w:id="3" w:date="2026-02-11T04:41:01Z"/>
              </w:sdtContent>
            </w:sdt>
          </w:ins>
          <w:sdt>
            <w:sdtPr>
              <w:id w:val="-1429306744"/>
              <w:tag w:val="goog_rdk_25"/>
            </w:sdtPr>
            <w:sdtContent>
              <w:ins w:author="Microsoft Office User" w:id="6" w:date="2026-02-07T08:16:00Z">
                <w:del w:author="Chueh-An Kuo" w:id="3" w:date="2026-02-11T04:41:01Z">
                  <w:r w:rsidDel="00000000" w:rsidR="00000000" w:rsidRPr="00000000">
                    <w:rPr>
                      <w:b w:val="1"/>
                      <w:bCs w:val="1"/>
                      <w:rtl w:val="0"/>
                      <w:rPrChange w:author="Chueh-An Kuo" w:id="4" w:date="2026-02-11T04:41:01Z">
                        <w:rPr/>
                      </w:rPrChange>
                    </w:rPr>
                    <w:delText xml:space="preserve">dispar</w:delText>
                  </w:r>
                </w:del>
              </w:ins>
            </w:sdtContent>
          </w:sdt>
          <w:ins w:author="Microsoft Office User" w:id="6" w:date="2026-02-07T08:16:00Z">
            <w:del w:author="Chueh-An Kuo" w:id="3" w:date="2026-02-11T04:41:01Z"/>
          </w:ins>
        </w:sdtContent>
      </w:sdt>
      <w:sdt>
        <w:sdtPr>
          <w:id w:val="724508093"/>
          <w:tag w:val="goog_rdk_26"/>
        </w:sdtPr>
        <w:sdtContent>
          <w:del w:author="Chueh-An Kuo" w:id="3" w:date="2026-02-11T04:41:01Z"/>
        </w:sdtContent>
      </w:sdt>
      <w:sdt>
        <w:sdtPr>
          <w:id w:val="-797564338"/>
          <w:tag w:val="goog_rdk_27"/>
        </w:sdtPr>
        <w:sdtContent>
          <w:ins w:author="Microsoft Office User" w:id="8" w:date="2026-02-07T08:17:00Z">
            <w:sdt>
              <w:sdtPr>
                <w:id w:val="-1416031388"/>
                <w:tag w:val="goog_rdk_28"/>
              </w:sdtPr>
              <w:sdtContent>
                <w:del w:author="Chueh-An Kuo" w:id="3" w:date="2026-02-11T04:41:01Z"/>
              </w:sdtContent>
            </w:sdt>
          </w:ins>
          <w:sdt>
            <w:sdtPr>
              <w:id w:val="-1636238033"/>
              <w:tag w:val="goog_rdk_29"/>
            </w:sdtPr>
            <w:sdtContent>
              <w:ins w:author="Microsoft Office User" w:id="8" w:date="2026-02-07T08:17:00Z">
                <w:del w:author="Chueh-An Kuo" w:id="3" w:date="2026-02-11T04:41:01Z">
                  <w:r w:rsidDel="00000000" w:rsidR="00000000" w:rsidRPr="00000000">
                    <w:rPr>
                      <w:b w:val="1"/>
                      <w:bCs w:val="1"/>
                      <w:rtl w:val="0"/>
                      <w:rPrChange w:author="Chueh-An Kuo" w:id="4" w:date="2026-02-11T04:41:01Z">
                        <w:rPr/>
                      </w:rPrChange>
                    </w:rPr>
                    <w:delText xml:space="preserve">tiies</w:delText>
                  </w:r>
                </w:del>
              </w:ins>
            </w:sdtContent>
          </w:sdt>
          <w:ins w:author="Microsoft Office User" w:id="8" w:date="2026-02-07T08:17:00Z">
            <w:del w:author="Chueh-An Kuo" w:id="3" w:date="2026-02-11T04:41:01Z">
              <w:sdt>
                <w:sdtPr>
                  <w:id w:val="997462912"/>
                  <w:tag w:val="goog_rdk_30"/>
                </w:sdtPr>
                <w:sdtContent>
                  <w:r w:rsidDel="00000000" w:rsidR="00000000" w:rsidRPr="00000000">
                    <w:rPr>
                      <w:b w:val="1"/>
                      <w:bCs w:val="1"/>
                      <w:rtl w:val="0"/>
                      <w:rPrChange w:author="Chueh-An Kuo" w:id="4" w:date="2026-02-11T04:41:01Z">
                        <w:rPr/>
                      </w:rPrChange>
                    </w:rPr>
                    <w:delText xml:space="preserve"> while preserving predictive performance.</w:delText>
                  </w:r>
                </w:sdtContent>
              </w:sdt>
            </w:del>
          </w:ins>
        </w:sdtContent>
      </w:sdt>
      <w:sdt>
        <w:sdtPr>
          <w:id w:val="225272206"/>
          <w:tag w:val="goog_rdk_31"/>
        </w:sdtPr>
        <w:sdtContent>
          <w:del w:author="Chueh-An Kuo" w:id="3" w:date="2026-02-11T04:41:01Z"/>
          <w:sdt>
            <w:sdtPr>
              <w:id w:val="651647420"/>
              <w:tag w:val="goog_rdk_32"/>
            </w:sdtPr>
            <w:sdtContent>
              <w:del w:author="Chueh-An Kuo" w:id="3" w:date="2026-02-11T04:41:01Z">
                <w:r w:rsidDel="00000000" w:rsidR="00000000" w:rsidRPr="00000000">
                  <w:rPr>
                    <w:b w:val="1"/>
                    <w:bCs w:val="1"/>
                    <w:rtl w:val="0"/>
                    <w:rPrChange w:author="Chueh-An Kuo" w:id="4" w:date="2026-02-11T04:41:01Z">
                      <w:rPr/>
                    </w:rPrChange>
                  </w:rPr>
                  <w:delText xml:space="preserve">in the context of health and well-being among older adults, and none have done so across multiple outcome domains using a large, harmonized European dataset.</w:delText>
                </w:r>
              </w:del>
            </w:sdtContent>
          </w:sdt>
          <w:del w:author="Chueh-An Kuo" w:id="3" w:date="2026-02-11T04:41:01Z"/>
        </w:sdtContent>
      </w:sdt>
      <w:r w:rsidDel="00000000" w:rsidR="00000000" w:rsidRPr="00000000">
        <w:rPr>
          <w:rtl w:val="0"/>
        </w:rPr>
      </w:r>
    </w:p>
    <w:p w:rsidR="00000000" w:rsidDel="00000000" w:rsidP="00000000" w:rsidRDefault="00000000" w:rsidRPr="00000000" w14:paraId="0000000E">
      <w:pPr>
        <w:spacing w:after="200" w:line="480" w:lineRule="auto"/>
        <w:rPr/>
      </w:pPr>
      <w:r w:rsidDel="00000000" w:rsidR="00000000" w:rsidRPr="00000000">
        <w:rPr>
          <w:b w:val="1"/>
          <w:bCs w:val="1"/>
          <w:rtl w:val="0"/>
        </w:rPr>
        <w:t xml:space="preserve">Methods: </w:t>
      </w:r>
      <w:sdt>
        <w:sdtPr>
          <w:id w:val="-1028826675"/>
          <w:tag w:val="goog_rdk_33"/>
        </w:sdtPr>
        <w:sdtContent>
          <w:ins w:author="Chueh-An Kuo" w:id="9" w:date="2026-02-11T04:41:52Z"/>
          <w:sdt>
            <w:sdtPr>
              <w:id w:val="-1515719447"/>
              <w:tag w:val="goog_rdk_34"/>
            </w:sdtPr>
            <w:sdtContent>
              <w:ins w:author="Chueh-An Kuo" w:id="9" w:date="2026-02-11T04:41:52Z">
                <w:r w:rsidDel="00000000" w:rsidR="00000000" w:rsidRPr="00000000">
                  <w:rPr>
                    <w:rtl w:val="0"/>
                    <w:rPrChange w:author="Chueh-An Kuo" w:id="10" w:date="2026-02-11T04:41:52Z">
                      <w:rPr>
                        <w:b w:val="1"/>
                        <w:bCs w:val="1"/>
                      </w:rPr>
                    </w:rPrChange>
                  </w:rPr>
                  <w:t xml:space="preserve">We evaluated 26 bias mitigation methods spanning four categories (pre-processing, in-processing, post-processing, and data augmentation) across four health outcomes — depression (EUROD), life satisfaction (LS), quality of life (CASP-12), and self-rated health (SRH) — using data from 51,720 respondents aged 50 and older in the Survey of Health, Ageing and Retirement in Europe (SHARE), Wave 9. Income quintiles served as the protected attribute, recomputed within each cross-validation fold from training data to prevent information leakage. The baseline model was selected from four candidates (logistic regression, random forest, XGBoost, and LightGBM) by validation AUROC on the first fold and locked across all subsequent folds; LightGBM was selected for all four outcomes. Because bias mitigation methods differ in whether they operate on quintile or binary group definitions, we employed a two-track evaluation framework: Track Q evaluated methods using quintile-level protected attributes against the TPR gap between the lowest and highest income quintiles, while Track B evaluated methods using binary group definitions (Q5 vs. Q1–Q4) against the absolute TPR gap between these two groups. All analyses used 5-fold stratified cross-validation with train/calibration/test splits.</w:t>
                </w:r>
              </w:ins>
            </w:sdtContent>
          </w:sdt>
          <w:ins w:author="Chueh-An Kuo" w:id="9" w:date="2026-02-11T04:41:52Z"/>
        </w:sdtContent>
      </w:sdt>
      <w:r w:rsidDel="00000000" w:rsidR="00000000" w:rsidRPr="00000000">
        <w:rPr>
          <w:rtl w:val="0"/>
        </w:rPr>
      </w:r>
    </w:p>
    <w:sdt>
      <w:sdtPr>
        <w:id w:val="-1348100447"/>
        <w:tag w:val="goog_rdk_37"/>
      </w:sdtPr>
      <w:sdtContent>
        <w:p w:rsidR="00000000" w:rsidDel="00000000" w:rsidP="00000000" w:rsidRDefault="00000000" w:rsidRPr="00000000" w14:paraId="0000000F">
          <w:pPr>
            <w:spacing w:after="200" w:line="480" w:lineRule="auto"/>
            <w:rPr>
              <w:ins w:author="Chueh-An Kuo" w:id="11" w:date="2026-02-11T04:47:50Z"/>
              <w:rPrChange w:author="Chueh-An Kuo" w:id="12" w:date="2026-02-11T04:47:50Z">
                <w:rPr>
                  <w:b w:val="1"/>
                  <w:bCs w:val="1"/>
                </w:rPr>
              </w:rPrChange>
            </w:rPr>
          </w:pPr>
          <w:r w:rsidDel="00000000" w:rsidR="00000000" w:rsidRPr="00000000">
            <w:rPr>
              <w:b w:val="1"/>
              <w:bCs w:val="1"/>
              <w:rtl w:val="0"/>
            </w:rPr>
            <w:t xml:space="preserve">Results: </w:t>
          </w:r>
          <w:sdt>
            <w:sdtPr>
              <w:id w:val="-431517816"/>
              <w:tag w:val="goog_rdk_35"/>
            </w:sdtPr>
            <w:sdtContent>
              <w:ins w:author="Chueh-An Kuo" w:id="11" w:date="2026-02-11T04:47:50Z"/>
              <w:sdt>
                <w:sdtPr>
                  <w:id w:val="1876441526"/>
                  <w:tag w:val="goog_rdk_36"/>
                </w:sdtPr>
                <w:sdtContent>
                  <w:ins w:author="Chueh-An Kuo" w:id="11" w:date="2026-02-11T04:47:50Z">
                    <w:r w:rsidDel="00000000" w:rsidR="00000000" w:rsidRPr="00000000">
                      <w:rPr>
                        <w:rtl w:val="0"/>
                        <w:rPrChange w:author="Chueh-An Kuo" w:id="12" w:date="2026-02-11T04:47:50Z">
                          <w:rPr>
                            <w:b w:val="1"/>
                            <w:bCs w:val="1"/>
                          </w:rPr>
                        </w:rPrChange>
                      </w:rPr>
                      <w:t xml:space="preserve">Baseline models exhibited substantial socioeconomic disparities, with TPR gaps of 0.172 (EUROD), 0.318 (LS), 0.234 (CASP), and 0.202 (SRH), indicating that individuals in the highest income quintile were systematically under-detected. In-processing methods, particularly constrained optimization approaches (ExpGrad_EO, ExpGrad_TPR, FairConstraints), achieved the greatest fairness improvements, reducing TPR gaps by 75–88% across outcomes with consistent improvement across all five cross-validation folds. Critically, these methods do not require protected attributes at inference, making them deployable in privacy-preserving settings. Post-processing methods such as ThreshOpt_TPR also achieved substantial reductions (83–88%) but require group membership at prediction time. Pre-processing methods showed modest improvements (20–24%), while data augmentation methods were largely ineffective. The commonly assumed accuracy–fairness trade-off was not universally observed: several in-processing methods achieved near-baseline AUROC within 2–3% of the unconstrained baseline. Cross-national analyses across five European countries confirmed that fairness improvements generalized, though effect sizes varied by country context.</w:t>
                    </w:r>
                  </w:ins>
                </w:sdtContent>
              </w:sdt>
              <w:ins w:author="Chueh-An Kuo" w:id="11" w:date="2026-02-11T04:47:50Z"/>
            </w:sdtContent>
          </w:sdt>
        </w:p>
      </w:sdtContent>
    </w:sdt>
    <w:p w:rsidR="00000000" w:rsidDel="00000000" w:rsidP="00000000" w:rsidRDefault="00000000" w:rsidRPr="00000000" w14:paraId="00000010">
      <w:pPr>
        <w:spacing w:after="200" w:line="480" w:lineRule="auto"/>
        <w:rPr/>
      </w:pPr>
      <w:r w:rsidDel="00000000" w:rsidR="00000000" w:rsidRPr="00000000">
        <w:rPr>
          <w:rtl w:val="0"/>
        </w:rPr>
      </w:r>
    </w:p>
    <w:p w:rsidR="00000000" w:rsidDel="00000000" w:rsidP="00000000" w:rsidRDefault="00000000" w:rsidRPr="00000000" w14:paraId="00000011">
      <w:pPr>
        <w:spacing w:after="200" w:line="480" w:lineRule="auto"/>
        <w:rPr/>
      </w:pPr>
      <w:r w:rsidDel="00000000" w:rsidR="00000000" w:rsidRPr="00000000">
        <w:rPr>
          <w:b w:val="1"/>
          <w:bCs w:val="1"/>
          <w:rtl w:val="0"/>
        </w:rPr>
        <w:t xml:space="preserve">Conclusions: </w:t>
      </w:r>
      <w:sdt>
        <w:sdtPr>
          <w:id w:val="1531857995"/>
          <w:tag w:val="goog_rdk_38"/>
        </w:sdtPr>
        <w:sdtContent>
          <w:ins w:author="Chueh-An Kuo" w:id="13" w:date="2026-02-11T05:09:18Z"/>
          <w:sdt>
            <w:sdtPr>
              <w:id w:val="591829928"/>
              <w:tag w:val="goog_rdk_39"/>
            </w:sdtPr>
            <w:sdtContent>
              <w:ins w:author="Chueh-An Kuo" w:id="13" w:date="2026-02-11T05:09:18Z">
                <w:r w:rsidDel="00000000" w:rsidR="00000000" w:rsidRPr="00000000">
                  <w:rPr>
                    <w:rtl w:val="0"/>
                    <w:rPrChange w:author="Chueh-An Kuo" w:id="14" w:date="2026-02-11T05:09:18Z">
                      <w:rPr>
                        <w:b w:val="1"/>
                        <w:bCs w:val="1"/>
                      </w:rPr>
                    </w:rPrChange>
                  </w:rPr>
                  <w:t xml:space="preserve">This study provides, to our knowledge, the largest and most comprehensive benchmark of algorithmic fairness methods for healthcare applications to date. Our findings demonstrate that substantial fairness improvements are achievable without meaningful performance loss, challenging the prevailing assumption of an inherent accuracy–fairness trade-off. We recommend constrained optimization methods (Exponentiated Gradient, FairConstraints) as first-line approaches for equitable health prediction, particularly when protected attributes are unavailable at deployment.</w:t>
                </w:r>
              </w:ins>
            </w:sdtContent>
          </w:sdt>
          <w:ins w:author="Chueh-An Kuo" w:id="13" w:date="2026-02-11T05:09:18Z">
            <w:sdt>
              <w:sdtPr>
                <w:id w:val="216877318"/>
                <w:tag w:val="goog_rdk_40"/>
              </w:sdtPr>
              <w:sdtContent>
                <w:r w:rsidDel="00000000" w:rsidR="00000000" w:rsidRPr="00000000">
                  <w:rPr>
                    <w:b w:val="1"/>
                    <w:bCs w:val="1"/>
                    <w:rtl w:val="0"/>
                    <w:rPrChange w:author="Chueh-An Kuo" w:id="14" w:date="2026-02-11T05:09:18Z">
                      <w:rPr>
                        <w:b w:val="1"/>
                        <w:bCs w:val="1"/>
                      </w:rPr>
                    </w:rPrChange>
                  </w:rPr>
                  <w:t xml:space="preserve">      </w:t>
                </w:r>
              </w:sdtContent>
            </w:sdt>
          </w:ins>
        </w:sdtContent>
      </w:sdt>
      <w:sdt>
        <w:sdtPr>
          <w:id w:val="-327197498"/>
          <w:tag w:val="goog_rdk_41"/>
        </w:sdtPr>
        <w:sdtContent>
          <w:del w:author="Chueh-An Kuo" w:id="13" w:date="2026-02-11T05:09:18Z"/>
          <w:sdt>
            <w:sdtPr>
              <w:id w:val="-2108585113"/>
              <w:tag w:val="goog_rdk_42"/>
            </w:sdtPr>
            <w:sdtContent>
              <w:del w:author="Chueh-An Kuo" w:id="13" w:date="2026-02-11T05:09:18Z">
                <w:r w:rsidDel="00000000" w:rsidR="00000000" w:rsidRPr="00000000">
                  <w:rPr>
                    <w:b w:val="1"/>
                    <w:bCs w:val="1"/>
                    <w:rtl w:val="0"/>
                    <w:rPrChange w:author="Chueh-An Kuo" w:id="14" w:date="2026-02-11T05:09:18Z">
                      <w:rPr/>
                    </w:rPrChange>
                  </w:rPr>
                  <w:delText xml:space="preserve">This study provides, to our knowledge, the largest and most comprehensive benchmark of algorithmic fairness methods for healthcare applications to date. Our findings demonstrate that substantial fairness improvements are achievable without meaningful performance loss, challenging the prevailing assumption of an inherent accuracy–fairness trade-off. We recommend constrained optimization methods (GridSearch, Exponentiated Gradient) as first-line approaches for equitable health prediction, particularly </w:delText>
                </w:r>
              </w:del>
            </w:sdtContent>
          </w:sdt>
          <w:del w:author="Chueh-An Kuo" w:id="13" w:date="2026-02-11T05:09:18Z"/>
        </w:sdtContent>
      </w:sdt>
      <w:sdt>
        <w:sdtPr>
          <w:id w:val="-55746617"/>
          <w:tag w:val="goog_rdk_43"/>
        </w:sdtPr>
        <w:sdtContent>
          <w:ins w:author="Microsoft Office User" w:id="15" w:date="2026-02-07T08:22:00Z">
            <w:sdt>
              <w:sdtPr>
                <w:id w:val="-1349100192"/>
                <w:tag w:val="goog_rdk_44"/>
              </w:sdtPr>
              <w:sdtContent>
                <w:del w:author="Chueh-An Kuo" w:id="13" w:date="2026-02-11T05:09:18Z"/>
              </w:sdtContent>
            </w:sdt>
          </w:ins>
          <w:sdt>
            <w:sdtPr>
              <w:id w:val="-599306547"/>
              <w:tag w:val="goog_rdk_45"/>
            </w:sdtPr>
            <w:sdtContent>
              <w:ins w:author="Microsoft Office User" w:id="15" w:date="2026-02-07T08:22:00Z">
                <w:del w:author="Chueh-An Kuo" w:id="13" w:date="2026-02-11T05:09:18Z">
                  <w:r w:rsidDel="00000000" w:rsidR="00000000" w:rsidRPr="00000000">
                    <w:rPr>
                      <w:b w:val="1"/>
                      <w:bCs w:val="1"/>
                      <w:rtl w:val="0"/>
                      <w:rPrChange w:author="Chueh-An Kuo" w:id="14" w:date="2026-02-11T05:09:18Z">
                        <w:rPr/>
                      </w:rPrChange>
                    </w:rPr>
                    <w:delText xml:space="preserve">when protected attributes are unavailable at deployment. </w:delText>
                  </w:r>
                </w:del>
              </w:ins>
            </w:sdtContent>
          </w:sdt>
          <w:ins w:author="Microsoft Office User" w:id="15" w:date="2026-02-07T08:22:00Z">
            <w:del w:author="Chueh-An Kuo" w:id="13" w:date="2026-02-11T05:09:18Z"/>
          </w:ins>
        </w:sdtContent>
      </w:sdt>
      <w:sdt>
        <w:sdtPr>
          <w:id w:val="1406836367"/>
          <w:tag w:val="goog_rdk_46"/>
        </w:sdtPr>
        <w:sdtContent>
          <w:del w:author="Chueh-An Kuo" w:id="13" w:date="2026-02-11T05:09:18Z"/>
          <w:sdt>
            <w:sdtPr>
              <w:id w:val="-288379990"/>
              <w:tag w:val="goog_rdk_47"/>
            </w:sdtPr>
            <w:sdtContent>
              <w:del w:author="Chueh-An Kuo" w:id="13" w:date="2026-02-11T05:09:18Z">
                <w:r w:rsidDel="00000000" w:rsidR="00000000" w:rsidRPr="00000000">
                  <w:rPr>
                    <w:b w:val="1"/>
                    <w:bCs w:val="1"/>
                    <w:rtl w:val="0"/>
                    <w:rPrChange w:author="Chueh-An Kuo" w:id="14" w:date="2026-02-11T05:09:18Z">
                      <w:rPr/>
                    </w:rPrChange>
                  </w:rPr>
                  <w:delText xml:space="preserve">for deployment scenarios requiring privacy preservation.</w:delText>
                </w:r>
              </w:del>
            </w:sdtContent>
          </w:sdt>
          <w:del w:author="Chueh-An Kuo" w:id="13" w:date="2026-02-11T05:09:18Z"/>
        </w:sdtContent>
      </w:sdt>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40" w:before="360" w:line="480" w:lineRule="auto"/>
        <w:rPr/>
      </w:pPr>
      <w:bookmarkStart w:colFirst="0" w:colLast="0" w:name="_heading=h.2swuszbtvdbs" w:id="2"/>
      <w:bookmarkEnd w:id="2"/>
      <w:r w:rsidDel="00000000" w:rsidR="00000000" w:rsidRPr="00000000">
        <w:rPr>
          <w:rtl w:val="0"/>
        </w:rPr>
        <w:t xml:space="preserve">Author Summary</w:t>
      </w:r>
    </w:p>
    <w:p w:rsidR="00000000" w:rsidDel="00000000" w:rsidP="00000000" w:rsidRDefault="00000000" w:rsidRPr="00000000" w14:paraId="00000014">
      <w:pPr>
        <w:spacing w:after="200" w:line="480" w:lineRule="auto"/>
        <w:rPr/>
      </w:pPr>
      <w:r w:rsidDel="00000000" w:rsidR="00000000" w:rsidRPr="00000000">
        <w:rPr>
          <w:rtl w:val="0"/>
        </w:rPr>
        <w:t xml:space="preserve">Machine learning models are increasingly used to predict health outcomes such as depression and quality of life among older adults. However, these models can perform worse for people with lower incomes, potentially missing those who need help most. We tested 26 methods designed to reduce such bias, applying them to data from over 51,000 older Europeans across four health outcomes. We found that certain methods—particularly those that build fairness constraints directly into the model training process—can reduce disparities by up to 94% without substantially sacrificing predictive accuracy. Importantly, the best-performing methods do not need to know a person’s income at the time of prediction, making them suitable for real-world deployment where collecting such information may be impractical or ethically problematic. We also identified one commonly used method that actually worsens disparities, serving as a cautionary finding. Our results challenge the common belief that improving fairness necessarily comes at a steep cost to accuracy, and provide concrete guidance for researchers and policymakers seeking to deploy equitable health prediction tools.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240" w:before="360" w:line="480" w:lineRule="auto"/>
        <w:rPr/>
      </w:pPr>
      <w:bookmarkStart w:colFirst="0" w:colLast="0" w:name="_heading=h.pjk85jxsr2nx" w:id="3"/>
      <w:bookmarkEnd w:id="3"/>
      <w:r w:rsidDel="00000000" w:rsidR="00000000" w:rsidRPr="00000000">
        <w:rPr>
          <w:rtl w:val="0"/>
        </w:rPr>
        <w:t xml:space="preserve">Introduction</w:t>
      </w:r>
    </w:p>
    <w:p w:rsidR="00000000" w:rsidDel="00000000" w:rsidP="00000000" w:rsidRDefault="00000000" w:rsidRPr="00000000" w14:paraId="00000017">
      <w:pPr>
        <w:spacing w:after="200" w:line="480" w:lineRule="auto"/>
        <w:rPr/>
      </w:pPr>
      <w:r w:rsidDel="00000000" w:rsidR="00000000" w:rsidRPr="00000000">
        <w:rPr>
          <w:rtl w:val="0"/>
        </w:rPr>
        <w:t xml:space="preserve">Europe is now undergoing a significant demographic transition characterized by rapid population ageing [1]. Just as developing nations face a “double burden” of nutritional challenges [2], Europe faces a rising burden of age-related health issues, where depression and deteriorating Quality of Life (QoL) have become critical concerns. These conditions are not isolated medical events but are deeply intertwined with changing family structures and socioeconomic vulnerabilities [3]. Consequently, achieving healthy aging aligns with global priorities like the Sustainable Development Goals (SDGs); however, the uneven distribution of poor mental health across regions necessitates targeted, data-driven interventions to ensure equitable resource allocation [4].</w:t>
      </w:r>
    </w:p>
    <w:p w:rsidR="00000000" w:rsidDel="00000000" w:rsidP="00000000" w:rsidRDefault="00000000" w:rsidRPr="00000000" w14:paraId="00000018">
      <w:pPr>
        <w:spacing w:after="200" w:line="480" w:lineRule="auto"/>
        <w:rPr/>
      </w:pPr>
      <w:r w:rsidDel="00000000" w:rsidR="00000000" w:rsidRPr="00000000">
        <w:rPr>
          <w:rtl w:val="0"/>
        </w:rPr>
        <w:t xml:space="preserve">Epidemiological research used to rely on standard regression methods to identify risk factors [5]. While these approaches offer interpretability, they often struggle to capture the complex, non-linear interactions among the multifaceted determinants of well-being [6]. Recent advances in machine learning (ML) offer a powerful alternative, capable of analyzing high-dimensional datasets to improve diagnosis and risk stratification [6,7]. However, its deployment in public health is fraught with ethical complexities. As noted by Hanna et al. (2025) [8], algorithmic bias is not merely a technical glitch but a systemic risk that can perpetuate structural inequalities, reinforcing existing disparities rather than resolving them. This risk is particularly urgent when modeling subjective outcomes like depression and QoL, where reporting patterns vary significantly by culture [9] and socioeconomic status [10]. For instance, Juhn et al. (2022) [11] found that models relying on economic indices could misclassify risks for lower-income groups, while Schuch et al. (2023) [12] demonstrated failures in predicting care needs for those facing access barriers. Similar fairness concerns have been raised regarding anthropometric predictions in diverse cohorts. In the context of mental health, such biases could lead to a failure in identifying “silent” sufferers among older adults, widening the gap in health service provision. Therefore, relying solely on predictive accuracy is insufficient; rigorous fairness evaluations are essential before these tools can be integrated into policy.</w:t>
      </w:r>
    </w:p>
    <w:p w:rsidR="00000000" w:rsidDel="00000000" w:rsidP="00000000" w:rsidRDefault="00000000" w:rsidRPr="00000000" w14:paraId="00000019">
      <w:pPr>
        <w:spacing w:after="200" w:line="480" w:lineRule="auto"/>
        <w:rPr/>
      </w:pPr>
      <w:r w:rsidDel="00000000" w:rsidR="00000000" w:rsidRPr="00000000">
        <w:rPr>
          <w:rtl w:val="0"/>
        </w:rPr>
        <w:t xml:space="preserve">This study employs data from the Survey of Health, Ageing and Retirement in Europe (SHARE), a harmonized, nationally representative dataset designed to support rigorous cross-national analyses. The breadth and depth of SHARE render it particularly suitable for the development of machine learning models and for conducting fine-grained subgroup analyses aimed at detecting algorithmic bias. Against this backdrop, the objectives of this study are to: (1) quantify socioeconomic status (SES)–based disparities in the predictive performance of standard machine learning models for mental health outcomes; (2) evaluate the effectiveness of bias mitigation strategies across pre-processing, in-processing, and post-processing approaches in reducing these disparities; (3) assess the trade-off between fairness and predictive performance associated with different mitigation methods; and (4) identify bias mitigation methods that are feasible for real-world deployment without requiring access to protected attributes at prediction time.</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240" w:before="360" w:line="480" w:lineRule="auto"/>
        <w:rPr/>
      </w:pPr>
      <w:bookmarkStart w:colFirst="0" w:colLast="0" w:name="_heading=h.w0x3mwyfaigd" w:id="4"/>
      <w:bookmarkEnd w:id="4"/>
      <w:r w:rsidDel="00000000" w:rsidR="00000000" w:rsidRPr="00000000">
        <w:rPr>
          <w:rtl w:val="0"/>
        </w:rPr>
        <w:t xml:space="preserve">Methods</w:t>
      </w:r>
    </w:p>
    <w:p w:rsidR="00000000" w:rsidDel="00000000" w:rsidP="00000000" w:rsidRDefault="00000000" w:rsidRPr="00000000" w14:paraId="0000001C">
      <w:pPr>
        <w:spacing w:after="200" w:before="240" w:line="480" w:lineRule="auto"/>
        <w:rPr/>
      </w:pPr>
      <w:r w:rsidDel="00000000" w:rsidR="00000000" w:rsidRPr="00000000">
        <w:rPr>
          <w:b w:val="1"/>
          <w:bCs w:val="1"/>
          <w:i w:val="1"/>
          <w:iCs w:val="1"/>
          <w:rtl w:val="0"/>
        </w:rPr>
        <w:t xml:space="preserve">Study design and data source</w:t>
      </w:r>
      <w:r w:rsidDel="00000000" w:rsidR="00000000" w:rsidRPr="00000000">
        <w:rPr>
          <w:rtl w:val="0"/>
        </w:rPr>
      </w:r>
    </w:p>
    <w:p w:rsidR="00000000" w:rsidDel="00000000" w:rsidP="00000000" w:rsidRDefault="00000000" w:rsidRPr="00000000" w14:paraId="0000001D">
      <w:pPr>
        <w:spacing w:after="200" w:line="480" w:lineRule="auto"/>
        <w:rPr/>
      </w:pPr>
      <w:r w:rsidDel="00000000" w:rsidR="00000000" w:rsidRPr="00000000">
        <w:rPr>
          <w:rtl w:val="0"/>
        </w:rPr>
        <w:t xml:space="preserve">This study used data from the Survey of Health, Ageing and Retirement in Europe (SHARE), Wave 9 (2021–2022). SHARE is a multidisciplinary, cross-national panel study that collects data on health, socioeconomic status, and social networks from individuals aged 50 and older across 27 European countries and Israel [13]. Wave 9 regular CAPI fieldwork was conducted between October 2021 and October 2022. We restricted our analysis to respondents with complete data on all predictor variables, yielding an analytic sample of 51,720 individuals from five countries: Austria, Germany, the Netherlands, Spain, and Sweden.</w:t>
      </w:r>
    </w:p>
    <w:p w:rsidR="00000000" w:rsidDel="00000000" w:rsidP="00000000" w:rsidRDefault="00000000" w:rsidRPr="00000000" w14:paraId="0000001E">
      <w:pPr>
        <w:spacing w:after="200" w:before="240" w:line="480" w:lineRule="auto"/>
        <w:rPr/>
      </w:pPr>
      <w:r w:rsidDel="00000000" w:rsidR="00000000" w:rsidRPr="00000000">
        <w:rPr>
          <w:b w:val="1"/>
          <w:bCs w:val="1"/>
          <w:i w:val="1"/>
          <w:iCs w:val="1"/>
          <w:rtl w:val="0"/>
        </w:rPr>
        <w:t xml:space="preserve">Ethics statement</w:t>
      </w:r>
      <w:r w:rsidDel="00000000" w:rsidR="00000000" w:rsidRPr="00000000">
        <w:rPr>
          <w:rtl w:val="0"/>
        </w:rPr>
      </w:r>
    </w:p>
    <w:p w:rsidR="00000000" w:rsidDel="00000000" w:rsidP="00000000" w:rsidRDefault="00000000" w:rsidRPr="00000000" w14:paraId="0000001F">
      <w:pPr>
        <w:spacing w:after="200" w:line="480" w:lineRule="auto"/>
        <w:rPr/>
      </w:pPr>
      <w:r w:rsidDel="00000000" w:rsidR="00000000" w:rsidRPr="00000000">
        <w:rPr>
          <w:rtl w:val="0"/>
        </w:rPr>
        <w:t xml:space="preserve">SHARE data collection was reviewed and approved by the Ethics Committee of the Max Planck Society for the Advancement of Science, and the ethics councils of the respective countries. All participants provided written informed consent. This study used de-identified, publicly available data and did not require additional ethics approval.</w:t>
      </w:r>
    </w:p>
    <w:p w:rsidR="00000000" w:rsidDel="00000000" w:rsidP="00000000" w:rsidRDefault="00000000" w:rsidRPr="00000000" w14:paraId="00000020">
      <w:pPr>
        <w:spacing w:after="200" w:before="240" w:line="480" w:lineRule="auto"/>
        <w:rPr/>
      </w:pPr>
      <w:r w:rsidDel="00000000" w:rsidR="00000000" w:rsidRPr="00000000">
        <w:rPr>
          <w:b w:val="1"/>
          <w:bCs w:val="1"/>
          <w:i w:val="1"/>
          <w:iCs w:val="1"/>
          <w:rtl w:val="0"/>
        </w:rPr>
        <w:t xml:space="preserve">Outcome variables</w:t>
      </w:r>
      <w:r w:rsidDel="00000000" w:rsidR="00000000" w:rsidRPr="00000000">
        <w:rPr>
          <w:rtl w:val="0"/>
        </w:rPr>
      </w:r>
    </w:p>
    <w:p w:rsidR="00000000" w:rsidDel="00000000" w:rsidP="00000000" w:rsidRDefault="00000000" w:rsidRPr="00000000" w14:paraId="00000021">
      <w:pPr>
        <w:spacing w:after="200" w:line="480" w:lineRule="auto"/>
        <w:rPr/>
      </w:pPr>
      <w:sdt>
        <w:sdtPr>
          <w:id w:val="-1174606672"/>
          <w:tag w:val="goog_rdk_48"/>
        </w:sdtPr>
        <w:sdtContent>
          <w:r w:rsidDel="00000000" w:rsidR="00000000" w:rsidRPr="00000000">
            <w:rPr>
              <w:rFonts w:ascii="Gungsuh" w:cs="Gungsuh" w:eastAsia="Gungsuh" w:hAnsi="Gungsuh"/>
              <w:rtl w:val="0"/>
            </w:rPr>
            <w:t xml:space="preserve">We modeled four binary health and well-being outcomes. The EURO-D depression scale (EUROD) is a validated 12-item instrument that captures depressive symptoms including sadness, pessimism, suicidality, guilt, sleep disturbance, loss of interest, irritability, appetite change, fatigue, concentration difficulties, loss of enjoyment, and tearfulness. Each item is scored 0 (not present) or 1 (present), yielding a sum score from 0 to 12. A threshold of ≥4 has been established as indicating clinically significant depression, validated against clinical interviews across multiple European populations [14]. Life satisfaction (LS) was assessed using a single-item measure on a 0–10 scale and dichotomized at the sample median. Quality of life was measured using the CASP-12 instrument, a 12-item scale covering the domains of control, autonomy, self-realization, and pleasure, with total scores dichotomized at the sample median [15]. Self-rated health (SRH) was assessed on a five-point scale (excellent, very good, good, fair, poor) and dichotomized as poor/fair versus good/very good/excellent, a standard categorization widely used in epidemiological research. These four outcomes were selected to capture distinct yet complementary dimensions of health and well-being among older adults.</w:t>
          </w:r>
        </w:sdtContent>
      </w:sdt>
    </w:p>
    <w:p w:rsidR="00000000" w:rsidDel="00000000" w:rsidP="00000000" w:rsidRDefault="00000000" w:rsidRPr="00000000" w14:paraId="00000022">
      <w:pPr>
        <w:spacing w:after="200" w:line="480" w:lineRule="auto"/>
        <w:rPr/>
      </w:pPr>
      <w:r w:rsidDel="00000000" w:rsidR="00000000" w:rsidRPr="00000000">
        <w:rPr>
          <w:rtl w:val="0"/>
        </w:rPr>
        <w:t xml:space="preserve">For LS and CASP-12, no universally accepted clinical cutoffs exist that are applicable across the diverse national contexts represented in SHARE. Median-based dichotomization was therefore adopted to ensure comparable class balance across countries while maintaining consistency with prior cross-national SHARE analyses [44]. To assess the robustness of our findings to this threshold choice, we conducted sensitivity analyses using alternative cutoffs (upper and lower tertile splits); results confirmed that the relative ranking of bias mitigation methods was stable across dichotomization strategies (S7 Table).</w:t>
      </w:r>
    </w:p>
    <w:p w:rsidR="00000000" w:rsidDel="00000000" w:rsidP="00000000" w:rsidRDefault="00000000" w:rsidRPr="00000000" w14:paraId="00000023">
      <w:pPr>
        <w:spacing w:after="200" w:before="240" w:line="480" w:lineRule="auto"/>
        <w:rPr/>
      </w:pPr>
      <w:r w:rsidDel="00000000" w:rsidR="00000000" w:rsidRPr="00000000">
        <w:rPr>
          <w:b w:val="1"/>
          <w:bCs w:val="1"/>
          <w:i w:val="1"/>
          <w:iCs w:val="1"/>
          <w:rtl w:val="0"/>
        </w:rPr>
        <w:t xml:space="preserve">Protected attribute</w:t>
      </w:r>
      <w:r w:rsidDel="00000000" w:rsidR="00000000" w:rsidRPr="00000000">
        <w:rPr>
          <w:rtl w:val="0"/>
        </w:rPr>
      </w:r>
    </w:p>
    <w:p w:rsidR="00000000" w:rsidDel="00000000" w:rsidP="00000000" w:rsidRDefault="00000000" w:rsidRPr="00000000" w14:paraId="00000024">
      <w:pPr>
        <w:spacing w:after="200" w:line="480" w:lineRule="auto"/>
        <w:rPr/>
      </w:pPr>
      <w:r w:rsidDel="00000000" w:rsidR="00000000" w:rsidRPr="00000000">
        <w:rPr>
          <w:rtl w:val="0"/>
        </w:rPr>
        <w:t xml:space="preserve">Household income quintiles served as the protected attribute, constructed from total household income adjusted for household size. Quintile 1 (Q1) represents the lowest-income group and Quintile 5 (Q5) the highest. Income was chosen as the protected attribute given its strong association with health outcomes and its policy relevance for resource allocation decisions. Prior research using SHARE data has documented substantial socioeconomic inequalities in health-related quality of life among older Europeans across different welfare regimes [44].</w:t>
      </w:r>
    </w:p>
    <w:p w:rsidR="00000000" w:rsidDel="00000000" w:rsidP="00000000" w:rsidRDefault="00000000" w:rsidRPr="00000000" w14:paraId="00000025">
      <w:pPr>
        <w:spacing w:after="200" w:before="240" w:line="480" w:lineRule="auto"/>
        <w:rPr/>
      </w:pPr>
      <w:r w:rsidDel="00000000" w:rsidR="00000000" w:rsidRPr="00000000">
        <w:rPr>
          <w:b w:val="1"/>
          <w:bCs w:val="1"/>
          <w:i w:val="1"/>
          <w:iCs w:val="1"/>
          <w:rtl w:val="0"/>
        </w:rPr>
        <w:t xml:space="preserve">Predictor variables</w:t>
      </w:r>
      <w:r w:rsidDel="00000000" w:rsidR="00000000" w:rsidRPr="00000000">
        <w:rPr>
          <w:rtl w:val="0"/>
        </w:rPr>
      </w:r>
    </w:p>
    <w:p w:rsidR="00000000" w:rsidDel="00000000" w:rsidP="00000000" w:rsidRDefault="00000000" w:rsidRPr="00000000" w14:paraId="00000026">
      <w:pPr>
        <w:spacing w:after="200" w:line="480" w:lineRule="auto"/>
        <w:rPr/>
      </w:pPr>
      <w:r w:rsidDel="00000000" w:rsidR="00000000" w:rsidRPr="00000000">
        <w:rPr>
          <w:rtl w:val="0"/>
        </w:rPr>
        <w:t xml:space="preserve">The feature set comprised variables capturing physical health (chronic conditions, limitations in activities of daily living, fatigue, pain levels, polypharmacy), healthcare utilization (outpatient visits, medication use), cognitive function (memory, verbal fluency), sensory function (vision, hearing), mental health indicators (sleep quality), and social factors (household composition). Income quintile was excluded from the feature set to prevent direct use of the protected attribute in prediction. The complete variable definitions are provided in S1 Table.</w:t>
      </w:r>
    </w:p>
    <w:p w:rsidR="00000000" w:rsidDel="00000000" w:rsidP="00000000" w:rsidRDefault="00000000" w:rsidRPr="00000000" w14:paraId="00000027">
      <w:pPr>
        <w:spacing w:after="200" w:before="240" w:line="480" w:lineRule="auto"/>
        <w:rPr/>
      </w:pPr>
      <w:r w:rsidDel="00000000" w:rsidR="00000000" w:rsidRPr="00000000">
        <w:rPr>
          <w:b w:val="1"/>
          <w:bCs w:val="1"/>
          <w:i w:val="1"/>
          <w:iCs w:val="1"/>
          <w:rtl w:val="0"/>
        </w:rPr>
        <w:t xml:space="preserve">Baseline model</w:t>
      </w:r>
      <w:r w:rsidDel="00000000" w:rsidR="00000000" w:rsidRPr="00000000">
        <w:rPr>
          <w:rtl w:val="0"/>
        </w:rPr>
      </w:r>
    </w:p>
    <w:p w:rsidR="00000000" w:rsidDel="00000000" w:rsidP="00000000" w:rsidRDefault="00000000" w:rsidRPr="00000000" w14:paraId="00000028">
      <w:pPr>
        <w:spacing w:after="200" w:line="480" w:lineRule="auto"/>
        <w:rPr/>
      </w:pPr>
      <w:r w:rsidDel="00000000" w:rsidR="00000000" w:rsidRPr="00000000">
        <w:rPr>
          <w:rtl w:val="0"/>
        </w:rPr>
        <w:t xml:space="preserve">We used LightGBM (Light Gradient Boosting Machine) as the baseline classifier for all outcomes. LightGBM was selected for its strong performance on tabular data, computational efficiency, and native handling of categorical features [16]. Hyperparameters were tuned using 5-fold cross-validation on the training set, with AUROC as the optimization criterion.</w:t>
      </w:r>
    </w:p>
    <w:p w:rsidR="00000000" w:rsidDel="00000000" w:rsidP="00000000" w:rsidRDefault="00000000" w:rsidRPr="00000000" w14:paraId="00000029">
      <w:pPr>
        <w:spacing w:after="200" w:before="240" w:line="480" w:lineRule="auto"/>
        <w:rPr/>
      </w:pPr>
      <w:r w:rsidDel="00000000" w:rsidR="00000000" w:rsidRPr="00000000">
        <w:rPr>
          <w:b w:val="1"/>
          <w:bCs w:val="1"/>
          <w:i w:val="1"/>
          <w:iCs w:val="1"/>
          <w:rtl w:val="0"/>
        </w:rPr>
        <w:t xml:space="preserve">Bias mitigation methods</w:t>
      </w:r>
      <w:r w:rsidDel="00000000" w:rsidR="00000000" w:rsidRPr="00000000">
        <w:rPr>
          <w:rtl w:val="0"/>
        </w:rPr>
      </w:r>
    </w:p>
    <w:p w:rsidR="00000000" w:rsidDel="00000000" w:rsidP="00000000" w:rsidRDefault="00000000" w:rsidRPr="00000000" w14:paraId="0000002A">
      <w:pPr>
        <w:spacing w:after="200" w:line="480" w:lineRule="auto"/>
        <w:rPr/>
      </w:pPr>
      <w:r w:rsidDel="00000000" w:rsidR="00000000" w:rsidRPr="00000000">
        <w:rPr>
          <w:rtl w:val="0"/>
        </w:rPr>
        <w:t xml:space="preserve">We evaluated 26 bias mitigation methods spanning four categories (S2 Table provides full implementation details):</w:t>
      </w:r>
    </w:p>
    <w:p w:rsidR="00000000" w:rsidDel="00000000" w:rsidP="00000000" w:rsidRDefault="00000000" w:rsidRPr="00000000" w14:paraId="0000002B">
      <w:pPr>
        <w:spacing w:after="200" w:line="480" w:lineRule="auto"/>
        <w:rPr/>
      </w:pPr>
      <w:r w:rsidDel="00000000" w:rsidR="00000000" w:rsidRPr="00000000">
        <w:rPr>
          <w:b w:val="1"/>
          <w:bCs w:val="1"/>
          <w:rtl w:val="0"/>
        </w:rPr>
        <w:t xml:space="preserve">Pre-processing methods (n = 7) </w:t>
      </w:r>
      <w:r w:rsidDel="00000000" w:rsidR="00000000" w:rsidRPr="00000000">
        <w:rPr>
          <w:rtl w:val="0"/>
        </w:rPr>
        <w:t xml:space="preserve">modify the training data before model fitting: Reweighing [17], Disparate Impact Remover (DIR) [18], Learning Fair Representations (LFR) [19], Correlation Remover [20], FairSMOTE [21], Label Flipping [22], and Sample Weighting [17].</w:t>
      </w:r>
    </w:p>
    <w:p w:rsidR="00000000" w:rsidDel="00000000" w:rsidP="00000000" w:rsidRDefault="00000000" w:rsidRPr="00000000" w14:paraId="0000002C">
      <w:pPr>
        <w:spacing w:after="200" w:line="480" w:lineRule="auto"/>
        <w:rPr/>
      </w:pPr>
      <w:r w:rsidDel="00000000" w:rsidR="00000000" w:rsidRPr="00000000">
        <w:rPr>
          <w:b w:val="1"/>
          <w:bCs w:val="1"/>
          <w:rtl w:val="0"/>
        </w:rPr>
        <w:t xml:space="preserve">In-processing methods (n = 8) </w:t>
      </w:r>
      <w:r w:rsidDel="00000000" w:rsidR="00000000" w:rsidRPr="00000000">
        <w:rPr>
          <w:rtl w:val="0"/>
        </w:rPr>
        <w:t xml:space="preserve">incorporate fairness constraints directly into the training algorithm: Prejudice Remover [23], Exponentiated Gradient with demographic parity, equalized odds, and TPR constraints (ExpGrad_DP, ExpGrad_EO, ExpGrad_TPR) [24], Grid Search with TPR and equalized odds constraints (GridSearch_TPR, GridSearch_EO) [24], Adversarial Debiasing [25], and FairGBM [26].</w:t>
      </w:r>
    </w:p>
    <w:p w:rsidR="00000000" w:rsidDel="00000000" w:rsidP="00000000" w:rsidRDefault="00000000" w:rsidRPr="00000000" w14:paraId="0000002D">
      <w:pPr>
        <w:spacing w:after="200" w:line="480" w:lineRule="auto"/>
        <w:rPr/>
      </w:pPr>
      <w:r w:rsidDel="00000000" w:rsidR="00000000" w:rsidRPr="00000000">
        <w:rPr>
          <w:b w:val="1"/>
          <w:bCs w:val="1"/>
          <w:rtl w:val="0"/>
        </w:rPr>
        <w:t xml:space="preserve">Post-processing methods (n = 6) </w:t>
      </w:r>
      <w:r w:rsidDel="00000000" w:rsidR="00000000" w:rsidRPr="00000000">
        <w:rPr>
          <w:rtl w:val="0"/>
        </w:rPr>
        <w:t xml:space="preserve">adjust model predictions after training: Threshold Optimization for TPR, equalized odds, and demographic parity (ThreshOpt_TPR, ThreshOpt_EO, ThreshOpt_DP) [27], Equalized Odds Post-Processing (EqOdds_PP) [27], Calibrated Equalized Odds (CalibEqOdds) [28], and Reject Option Classification [29].</w:t>
      </w:r>
    </w:p>
    <w:p w:rsidR="00000000" w:rsidDel="00000000" w:rsidP="00000000" w:rsidRDefault="00000000" w:rsidRPr="00000000" w14:paraId="0000002E">
      <w:pPr>
        <w:spacing w:after="200" w:line="480" w:lineRule="auto"/>
        <w:rPr/>
      </w:pPr>
      <w:r w:rsidDel="00000000" w:rsidR="00000000" w:rsidRPr="00000000">
        <w:rPr>
          <w:b w:val="1"/>
          <w:bCs w:val="1"/>
          <w:rtl w:val="0"/>
        </w:rPr>
        <w:t xml:space="preserve">Data augmentation methods (n = 4) </w:t>
      </w:r>
      <w:r w:rsidDel="00000000" w:rsidR="00000000" w:rsidRPr="00000000">
        <w:rPr>
          <w:rtl w:val="0"/>
        </w:rPr>
        <w:t xml:space="preserve">generate synthetic data to balance group representation: CTGAN [30], TVAE [30], CopulaGAN [31], and Gaussian Copula [31].</w:t>
      </w:r>
    </w:p>
    <w:p w:rsidR="00000000" w:rsidDel="00000000" w:rsidP="00000000" w:rsidRDefault="00000000" w:rsidRPr="00000000" w14:paraId="0000002F">
      <w:pPr>
        <w:spacing w:after="200" w:line="480" w:lineRule="auto"/>
        <w:rPr/>
      </w:pPr>
      <w:r w:rsidDel="00000000" w:rsidR="00000000" w:rsidRPr="00000000">
        <w:rPr>
          <w:rtl w:val="0"/>
        </w:rPr>
        <w:t xml:space="preserve">One additional method, MetaFairClassifier, was included in the experimental pipeline but failed to converge for all outcomes and is excluded from further analysis, yielding 26 evaluable methods plus the baseline.</w:t>
      </w:r>
    </w:p>
    <w:p w:rsidR="00000000" w:rsidDel="00000000" w:rsidP="00000000" w:rsidRDefault="00000000" w:rsidRPr="00000000" w14:paraId="00000030">
      <w:pPr>
        <w:spacing w:after="200" w:line="480" w:lineRule="auto"/>
        <w:rPr/>
      </w:pPr>
      <w:r w:rsidDel="00000000" w:rsidR="00000000" w:rsidRPr="00000000">
        <w:rPr>
          <w:rtl w:val="0"/>
        </w:rPr>
      </w:r>
    </w:p>
    <w:p w:rsidR="00000000" w:rsidDel="00000000" w:rsidP="00000000" w:rsidRDefault="00000000" w:rsidRPr="00000000" w14:paraId="00000031">
      <w:pPr>
        <w:spacing w:after="240" w:before="240" w:line="480" w:lineRule="auto"/>
        <w:rPr/>
      </w:pPr>
      <w:r w:rsidDel="00000000" w:rsidR="00000000" w:rsidRPr="00000000">
        <w:rPr>
          <w:rtl w:val="0"/>
        </w:rPr>
        <w:t xml:space="preserve">The following provides the mathematical representation of several methods.</w:t>
      </w:r>
    </w:p>
    <w:p w:rsidR="00000000" w:rsidDel="00000000" w:rsidP="00000000" w:rsidRDefault="00000000" w:rsidRPr="00000000" w14:paraId="00000032">
      <w:pPr>
        <w:spacing w:after="240" w:before="240" w:line="480" w:lineRule="auto"/>
        <w:rPr/>
      </w:pPr>
      <w:r w:rsidDel="00000000" w:rsidR="00000000" w:rsidRPr="00000000">
        <w:rPr>
          <w:rtl w:val="0"/>
        </w:rPr>
        <w:t xml:space="preserve">Consider a dataset be </w:t>
      </w:r>
      <w:r w:rsidDel="00000000" w:rsidR="00000000" w:rsidRPr="00000000">
        <w:rPr/>
        <w:drawing>
          <wp:inline distB="114300" distT="114300" distL="114300" distR="114300">
            <wp:extent cx="965200" cy="2159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965200" cy="215900"/>
                    </a:xfrm>
                    <a:prstGeom prst="rect"/>
                    <a:ln/>
                  </pic:spPr>
                </pic:pic>
              </a:graphicData>
            </a:graphic>
          </wp:inline>
        </w:drawing>
      </w:r>
      <w:r w:rsidDel="00000000" w:rsidR="00000000" w:rsidRPr="00000000">
        <w:rPr>
          <w:rtl w:val="0"/>
        </w:rPr>
        <w:t xml:space="preserve">, where </w:t>
      </w:r>
      <w:r w:rsidDel="00000000" w:rsidR="00000000" w:rsidRPr="00000000">
        <w:rPr/>
        <w:drawing>
          <wp:inline distB="114300" distT="114300" distL="114300" distR="114300">
            <wp:extent cx="596900" cy="215900"/>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6900" cy="215900"/>
                    </a:xfrm>
                    <a:prstGeom prst="rect"/>
                    <a:ln/>
                  </pic:spPr>
                </pic:pic>
              </a:graphicData>
            </a:graphic>
          </wp:inline>
        </w:drawing>
      </w:r>
      <w:r w:rsidDel="00000000" w:rsidR="00000000" w:rsidRPr="00000000">
        <w:rPr>
          <w:rtl w:val="0"/>
        </w:rPr>
        <w:t xml:space="preserve"> is the sensitive attribute representing SES (</w:t>
      </w:r>
      <w:r w:rsidDel="00000000" w:rsidR="00000000" w:rsidRPr="00000000">
        <w:rPr/>
        <w:drawing>
          <wp:inline distB="114300" distT="114300" distL="114300" distR="114300">
            <wp:extent cx="381000" cy="215900"/>
            <wp:effectExtent b="0" l="0" r="0" t="0"/>
            <wp:docPr id="3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81000" cy="215900"/>
                    </a:xfrm>
                    <a:prstGeom prst="rect"/>
                    <a:ln/>
                  </pic:spPr>
                </pic:pic>
              </a:graphicData>
            </a:graphic>
          </wp:inline>
        </w:drawing>
      </w:r>
      <w:r w:rsidDel="00000000" w:rsidR="00000000" w:rsidRPr="00000000">
        <w:rPr>
          <w:rtl w:val="0"/>
        </w:rPr>
        <w:t xml:space="preserve"> for unprivileged, Q1–Q2) and </w:t>
      </w:r>
      <w:r w:rsidDel="00000000" w:rsidR="00000000" w:rsidRPr="00000000">
        <w:rPr/>
        <w:drawing>
          <wp:inline distB="114300" distT="114300" distL="114300" distR="114300">
            <wp:extent cx="596900" cy="215900"/>
            <wp:effectExtent b="0" l="0" r="0" t="0"/>
            <wp:docPr id="1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6900" cy="215900"/>
                    </a:xfrm>
                    <a:prstGeom prst="rect"/>
                    <a:ln/>
                  </pic:spPr>
                </pic:pic>
              </a:graphicData>
            </a:graphic>
          </wp:inline>
        </w:drawing>
      </w:r>
      <w:r w:rsidDel="00000000" w:rsidR="00000000" w:rsidRPr="00000000">
        <w:rPr>
          <w:rtl w:val="0"/>
        </w:rPr>
        <w:t xml:space="preserve">indicates the binary outcome (</w:t>
      </w:r>
      <w:r w:rsidDel="00000000" w:rsidR="00000000" w:rsidRPr="00000000">
        <w:rPr/>
        <w:drawing>
          <wp:inline distB="114300" distT="114300" distL="114300" distR="114300">
            <wp:extent cx="381000" cy="215900"/>
            <wp:effectExtent b="0" l="0" r="0" t="0"/>
            <wp:docPr id="10"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81000" cy="215900"/>
                    </a:xfrm>
                    <a:prstGeom prst="rect"/>
                    <a:ln/>
                  </pic:spPr>
                </pic:pic>
              </a:graphicData>
            </a:graphic>
          </wp:inline>
        </w:drawing>
      </w:r>
      <w:r w:rsidDel="00000000" w:rsidR="00000000" w:rsidRPr="00000000">
        <w:rPr>
          <w:rtl w:val="0"/>
        </w:rPr>
        <w:t xml:space="preserve"> for adverse event). Denote the SES and outcome of sample </w:t>
      </w:r>
      <w:r w:rsidDel="00000000" w:rsidR="00000000" w:rsidRPr="00000000">
        <w:rPr/>
        <w:drawing>
          <wp:inline distB="114300" distT="114300" distL="114300" distR="114300">
            <wp:extent cx="101600" cy="215900"/>
            <wp:effectExtent b="0" l="0" r="0" t="0"/>
            <wp:docPr id="3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01600" cy="215900"/>
                    </a:xfrm>
                    <a:prstGeom prst="rect"/>
                    <a:ln/>
                  </pic:spPr>
                </pic:pic>
              </a:graphicData>
            </a:graphic>
          </wp:inline>
        </w:drawing>
      </w:r>
      <w:r w:rsidDel="00000000" w:rsidR="00000000" w:rsidRPr="00000000">
        <w:rPr>
          <w:rtl w:val="0"/>
        </w:rPr>
        <w:t xml:space="preserve"> as </w:t>
      </w:r>
      <w:r w:rsidDel="00000000" w:rsidR="00000000" w:rsidRPr="00000000">
        <w:rPr/>
        <w:drawing>
          <wp:inline distB="114300" distT="114300" distL="114300" distR="114300">
            <wp:extent cx="330200" cy="215900"/>
            <wp:effectExtent b="0" l="0" r="0" t="0"/>
            <wp:docPr id="2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30200" cy="215900"/>
                    </a:xfrm>
                    <a:prstGeom prst="rect"/>
                    <a:ln/>
                  </pic:spPr>
                </pic:pic>
              </a:graphicData>
            </a:graphic>
          </wp:inline>
        </w:drawing>
      </w:r>
      <w:r w:rsidDel="00000000" w:rsidR="00000000" w:rsidRPr="00000000">
        <w:rPr>
          <w:rtl w:val="0"/>
        </w:rPr>
        <w:t xml:space="preserve"> and </w:t>
      </w:r>
      <w:r w:rsidDel="00000000" w:rsidR="00000000" w:rsidRPr="00000000">
        <w:rPr/>
        <w:drawing>
          <wp:inline distB="114300" distT="114300" distL="114300" distR="114300">
            <wp:extent cx="330200" cy="215900"/>
            <wp:effectExtent b="0" l="0" r="0" t="0"/>
            <wp:docPr id="26"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30200" cy="215900"/>
                    </a:xfrm>
                    <a:prstGeom prst="rect"/>
                    <a:ln/>
                  </pic:spPr>
                </pic:pic>
              </a:graphicData>
            </a:graphic>
          </wp:inline>
        </w:drawing>
      </w:r>
      <w:r w:rsidDel="00000000" w:rsidR="00000000" w:rsidRPr="00000000">
        <w:rPr>
          <w:rtl w:val="0"/>
        </w:rPr>
        <w:t xml:space="preserve">, respectively.</w:t>
      </w:r>
    </w:p>
    <w:p w:rsidR="00000000" w:rsidDel="00000000" w:rsidP="00000000" w:rsidRDefault="00000000" w:rsidRPr="00000000" w14:paraId="00000033">
      <w:pPr>
        <w:spacing w:after="240" w:before="240" w:line="480" w:lineRule="auto"/>
        <w:rPr>
          <w:b w:val="1"/>
          <w:bCs w:val="1"/>
        </w:rPr>
      </w:pPr>
      <w:r w:rsidDel="00000000" w:rsidR="00000000" w:rsidRPr="00000000">
        <w:rPr>
          <w:b w:val="1"/>
          <w:bCs w:val="1"/>
          <w:rtl w:val="0"/>
        </w:rPr>
        <w:t xml:space="preserve">Reweighing </w:t>
      </w:r>
      <w:sdt>
        <w:sdtPr>
          <w:id w:val="1292771220"/>
          <w:tag w:val="goog_rdk_49"/>
        </w:sdtPr>
        <w:sdtContent>
          <w:commentRangeStart w:id="0"/>
        </w:sdtContent>
      </w:sdt>
      <w:r w:rsidDel="00000000" w:rsidR="00000000" w:rsidRPr="00000000">
        <w:rPr>
          <w:b w:val="1"/>
          <w:bCs w:val="1"/>
          <w:rtl w:val="0"/>
        </w:rPr>
        <w:t xml:space="preserve">[1]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spacing w:after="240" w:before="240" w:line="480" w:lineRule="auto"/>
        <w:rPr/>
      </w:pPr>
      <w:r w:rsidDel="00000000" w:rsidR="00000000" w:rsidRPr="00000000">
        <w:rPr>
          <w:rtl w:val="0"/>
        </w:rPr>
        <w:t xml:space="preserve">Each sample is assigned a weight </w:t>
      </w:r>
      <w:r w:rsidDel="00000000" w:rsidR="00000000" w:rsidRPr="00000000">
        <w:rPr/>
        <w:drawing>
          <wp:inline distB="114300" distT="114300" distL="114300" distR="114300">
            <wp:extent cx="381000" cy="215900"/>
            <wp:effectExtent b="0" l="0" r="0" t="0"/>
            <wp:docPr id="2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1000" cy="215900"/>
                    </a:xfrm>
                    <a:prstGeom prst="rect"/>
                    <a:ln/>
                  </pic:spPr>
                </pic:pic>
              </a:graphicData>
            </a:graphic>
          </wp:inline>
        </w:drawing>
      </w:r>
      <w:r w:rsidDel="00000000" w:rsidR="00000000" w:rsidRPr="00000000">
        <w:rPr>
          <w:rtl w:val="0"/>
        </w:rPr>
        <w:t xml:space="preserve">to adjust for group–outcome imbalances:</w:t>
      </w:r>
    </w:p>
    <w:p w:rsidR="00000000" w:rsidDel="00000000" w:rsidP="00000000" w:rsidRDefault="00000000" w:rsidRPr="00000000" w14:paraId="00000035">
      <w:pPr>
        <w:spacing w:after="240" w:before="240" w:line="480" w:lineRule="auto"/>
        <w:jc w:val="center"/>
        <w:rPr/>
      </w:pPr>
      <w:r w:rsidDel="00000000" w:rsidR="00000000" w:rsidRPr="00000000">
        <w:rPr/>
        <w:drawing>
          <wp:inline distB="114300" distT="114300" distL="114300" distR="114300">
            <wp:extent cx="2273300" cy="4064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2733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480" w:lineRule="auto"/>
        <w:rPr/>
      </w:pPr>
      <w:r w:rsidDel="00000000" w:rsidR="00000000" w:rsidRPr="00000000">
        <w:rPr>
          <w:rtl w:val="0"/>
        </w:rPr>
        <w:t xml:space="preserve">Each sample is assigned a weight </w:t>
      </w:r>
      <w:r w:rsidDel="00000000" w:rsidR="00000000" w:rsidRPr="00000000">
        <w:rPr/>
        <w:drawing>
          <wp:inline distB="114300" distT="114300" distL="114300" distR="114300">
            <wp:extent cx="381000" cy="2159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81000" cy="215900"/>
                    </a:xfrm>
                    <a:prstGeom prst="rect"/>
                    <a:ln/>
                  </pic:spPr>
                </pic:pic>
              </a:graphicData>
            </a:graphic>
          </wp:inline>
        </w:drawing>
      </w:r>
      <w:r w:rsidDel="00000000" w:rsidR="00000000" w:rsidRPr="00000000">
        <w:rPr>
          <w:rtl w:val="0"/>
        </w:rPr>
        <w:t xml:space="preserve">to adjust for group–outcome imbalances:</w:t>
      </w:r>
    </w:p>
    <w:p w:rsidR="00000000" w:rsidDel="00000000" w:rsidP="00000000" w:rsidRDefault="00000000" w:rsidRPr="00000000" w14:paraId="00000037">
      <w:pPr>
        <w:spacing w:after="240" w:before="240" w:line="480" w:lineRule="auto"/>
        <w:jc w:val="center"/>
        <w:rPr/>
      </w:pPr>
      <w:r w:rsidDel="00000000" w:rsidR="00000000" w:rsidRPr="00000000">
        <w:rPr/>
        <w:drawing>
          <wp:inline distB="114300" distT="114300" distL="114300" distR="114300">
            <wp:extent cx="2273300" cy="406400"/>
            <wp:effectExtent b="0" l="0" r="0" t="0"/>
            <wp:docPr id="3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2733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480" w:lineRule="auto"/>
        <w:rPr/>
      </w:pPr>
      <w:r w:rsidDel="00000000" w:rsidR="00000000" w:rsidRPr="00000000">
        <w:rPr>
          <w:rtl w:val="0"/>
        </w:rPr>
        <w:t xml:space="preserve">where</w:t>
      </w:r>
    </w:p>
    <w:p w:rsidR="00000000" w:rsidDel="00000000" w:rsidP="00000000" w:rsidRDefault="00000000" w:rsidRPr="00000000" w14:paraId="00000039">
      <w:pPr>
        <w:spacing w:after="240" w:before="240" w:line="480" w:lineRule="auto"/>
        <w:jc w:val="center"/>
        <w:rPr/>
      </w:pPr>
      <w:r w:rsidDel="00000000" w:rsidR="00000000" w:rsidRPr="00000000">
        <w:rPr/>
        <w:drawing>
          <wp:inline distB="114300" distT="114300" distL="114300" distR="114300">
            <wp:extent cx="3568700" cy="406400"/>
            <wp:effectExtent b="0" l="0" r="0" t="0"/>
            <wp:docPr id="22"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568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480" w:lineRule="auto"/>
        <w:jc w:val="center"/>
        <w:rPr/>
      </w:pPr>
      <w:r w:rsidDel="00000000" w:rsidR="00000000" w:rsidRPr="00000000">
        <w:rPr/>
        <w:drawing>
          <wp:inline distB="114300" distT="114300" distL="114300" distR="114300">
            <wp:extent cx="2730500" cy="215900"/>
            <wp:effectExtent b="0" l="0" r="0" t="0"/>
            <wp:docPr id="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7305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480" w:lineRule="auto"/>
        <w:rPr/>
      </w:pPr>
      <w:r w:rsidDel="00000000" w:rsidR="00000000" w:rsidRPr="00000000">
        <w:rPr>
          <w:rtl w:val="0"/>
        </w:rPr>
        <w:t xml:space="preserve">The weighted dataset is used to train a classifier, so that underrepresented or disadvantaged groups contribute proportionally more to model learning.</w:t>
      </w:r>
    </w:p>
    <w:p w:rsidR="00000000" w:rsidDel="00000000" w:rsidP="00000000" w:rsidRDefault="00000000" w:rsidRPr="00000000" w14:paraId="0000003C">
      <w:pPr>
        <w:spacing w:after="240" w:before="240" w:line="480" w:lineRule="auto"/>
        <w:rPr/>
      </w:pPr>
      <w:r w:rsidDel="00000000" w:rsidR="00000000" w:rsidRPr="00000000">
        <w:rPr>
          <w:rtl w:val="0"/>
        </w:rPr>
        <w:t xml:space="preserve"> </w:t>
      </w:r>
    </w:p>
    <w:p w:rsidR="00000000" w:rsidDel="00000000" w:rsidP="00000000" w:rsidRDefault="00000000" w:rsidRPr="00000000" w14:paraId="0000003D">
      <w:pPr>
        <w:spacing w:after="240" w:before="240" w:line="480" w:lineRule="auto"/>
        <w:rPr>
          <w:b w:val="1"/>
          <w:bCs w:val="1"/>
        </w:rPr>
      </w:pPr>
      <w:r w:rsidDel="00000000" w:rsidR="00000000" w:rsidRPr="00000000">
        <w:rPr>
          <w:b w:val="1"/>
          <w:bCs w:val="1"/>
          <w:rtl w:val="0"/>
        </w:rPr>
        <w:t xml:space="preserve">Prejudice Remover [2]</w:t>
      </w:r>
    </w:p>
    <w:p w:rsidR="00000000" w:rsidDel="00000000" w:rsidP="00000000" w:rsidRDefault="00000000" w:rsidRPr="00000000" w14:paraId="0000003E">
      <w:pPr>
        <w:spacing w:after="240" w:before="240" w:line="480" w:lineRule="auto"/>
        <w:rPr/>
      </w:pPr>
      <w:r w:rsidDel="00000000" w:rsidR="00000000" w:rsidRPr="00000000">
        <w:rPr>
          <w:rtl w:val="0"/>
        </w:rPr>
        <w:t xml:space="preserve">Optimizes group-specific weights </w:t>
      </w:r>
      <w:r w:rsidDel="00000000" w:rsidR="00000000" w:rsidRPr="00000000">
        <w:rPr/>
        <w:drawing>
          <wp:inline distB="114300" distT="114300" distL="114300" distR="114300">
            <wp:extent cx="838200" cy="215900"/>
            <wp:effectExtent b="0" l="0" r="0" t="0"/>
            <wp:docPr id="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838200" cy="215900"/>
                    </a:xfrm>
                    <a:prstGeom prst="rect"/>
                    <a:ln/>
                  </pic:spPr>
                </pic:pic>
              </a:graphicData>
            </a:graphic>
          </wp:inline>
        </w:drawing>
      </w:r>
      <w:r w:rsidDel="00000000" w:rsidR="00000000" w:rsidRPr="00000000">
        <w:rPr>
          <w:rtl w:val="0"/>
        </w:rPr>
        <w:t xml:space="preserve"> via</w:t>
      </w:r>
    </w:p>
    <w:p w:rsidR="00000000" w:rsidDel="00000000" w:rsidP="00000000" w:rsidRDefault="00000000" w:rsidRPr="00000000" w14:paraId="0000003F">
      <w:pPr>
        <w:spacing w:after="240" w:before="240" w:line="480" w:lineRule="auto"/>
        <w:jc w:val="center"/>
        <w:rPr/>
      </w:pPr>
      <w:r w:rsidDel="00000000" w:rsidR="00000000" w:rsidRPr="00000000">
        <w:rPr/>
        <w:drawing>
          <wp:inline distB="114300" distT="114300" distL="114300" distR="114300">
            <wp:extent cx="3708400" cy="482600"/>
            <wp:effectExtent b="0" l="0" r="0" t="0"/>
            <wp:docPr id="1"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3708400" cy="482600"/>
                    </a:xfrm>
                    <a:prstGeom prst="rect"/>
                    <a:ln/>
                  </pic:spPr>
                </pic:pic>
              </a:graphicData>
            </a:graphic>
          </wp:inline>
        </w:drawing>
      </w:r>
      <w:r w:rsidDel="00000000" w:rsidR="00000000" w:rsidRPr="00000000">
        <w:rPr>
          <w:rtl w:val="0"/>
        </w:rPr>
        <w:br w:type="textWrapping"/>
        <w:t xml:space="preserve"> </w:t>
      </w:r>
      <w:r w:rsidDel="00000000" w:rsidR="00000000" w:rsidRPr="00000000">
        <w:rPr/>
        <w:drawing>
          <wp:inline distB="114300" distT="114300" distL="114300" distR="114300">
            <wp:extent cx="4508500" cy="520700"/>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5085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480" w:lineRule="auto"/>
        <w:ind w:right="-340"/>
        <w:rPr/>
      </w:pPr>
      <w:r w:rsidDel="00000000" w:rsidR="00000000" w:rsidRPr="00000000">
        <w:rPr>
          <w:rtl w:val="0"/>
        </w:rPr>
        <w:t xml:space="preserve">where </w:t>
      </w:r>
      <w:r w:rsidDel="00000000" w:rsidR="00000000" w:rsidRPr="00000000">
        <w:rPr/>
        <w:drawing>
          <wp:inline distB="114300" distT="114300" distL="114300" distR="114300">
            <wp:extent cx="1282700" cy="215900"/>
            <wp:effectExtent b="0" l="0" r="0" t="0"/>
            <wp:docPr id="7"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1282700" cy="215900"/>
                    </a:xfrm>
                    <a:prstGeom prst="rect"/>
                    <a:ln/>
                  </pic:spPr>
                </pic:pic>
              </a:graphicData>
            </a:graphic>
          </wp:inline>
        </w:drawing>
      </w:r>
      <w:r w:rsidDel="00000000" w:rsidR="00000000" w:rsidRPr="00000000">
        <w:rPr>
          <w:rtl w:val="0"/>
        </w:rPr>
        <w:t xml:space="preserve">. Predictions for a new sample </w:t>
      </w:r>
      <w:r w:rsidDel="00000000" w:rsidR="00000000" w:rsidRPr="00000000">
        <w:rPr/>
        <w:drawing>
          <wp:inline distB="114300" distT="114300" distL="114300" distR="114300">
            <wp:extent cx="292100" cy="215900"/>
            <wp:effectExtent b="0" l="0" r="0" t="0"/>
            <wp:docPr id="3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92100" cy="215900"/>
                    </a:xfrm>
                    <a:prstGeom prst="rect"/>
                    <a:ln/>
                  </pic:spPr>
                </pic:pic>
              </a:graphicData>
            </a:graphic>
          </wp:inline>
        </w:drawing>
      </w:r>
      <w:r w:rsidDel="00000000" w:rsidR="00000000" w:rsidRPr="00000000">
        <w:rPr>
          <w:rtl w:val="0"/>
        </w:rPr>
        <w:t xml:space="preserve"> with group </w:t>
      </w:r>
      <w:r w:rsidDel="00000000" w:rsidR="00000000" w:rsidRPr="00000000">
        <w:rPr/>
        <w:drawing>
          <wp:inline distB="114300" distT="114300" distL="114300" distR="114300">
            <wp:extent cx="292100" cy="215900"/>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292100" cy="215900"/>
                    </a:xfrm>
                    <a:prstGeom prst="rect"/>
                    <a:ln/>
                  </pic:spPr>
                </pic:pic>
              </a:graphicData>
            </a:graphic>
          </wp:inline>
        </w:drawing>
      </w:r>
      <w:r w:rsidDel="00000000" w:rsidR="00000000" w:rsidRPr="00000000">
        <w:rPr>
          <w:rtl w:val="0"/>
        </w:rPr>
        <w:t xml:space="preserve"> are</w:t>
      </w:r>
    </w:p>
    <w:p w:rsidR="00000000" w:rsidDel="00000000" w:rsidP="00000000" w:rsidRDefault="00000000" w:rsidRPr="00000000" w14:paraId="00000041">
      <w:pPr>
        <w:spacing w:after="240" w:before="240" w:line="480" w:lineRule="auto"/>
        <w:rPr/>
      </w:pPr>
      <w:r w:rsidDel="00000000" w:rsidR="00000000" w:rsidRPr="00000000">
        <w:rPr/>
        <w:drawing>
          <wp:inline distB="114300" distT="114300" distL="114300" distR="114300">
            <wp:extent cx="2501900" cy="228600"/>
            <wp:effectExtent b="0" l="0" r="0" t="0"/>
            <wp:docPr id="35"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2501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480" w:lineRule="auto"/>
        <w:rPr/>
      </w:pPr>
      <w:r w:rsidDel="00000000" w:rsidR="00000000" w:rsidRPr="00000000">
        <w:rPr>
          <w:rtl w:val="0"/>
        </w:rPr>
        <w:t xml:space="preserve">with </w:t>
      </w:r>
      <w:r w:rsidDel="00000000" w:rsidR="00000000" w:rsidRPr="00000000">
        <w:rPr/>
        <w:drawing>
          <wp:inline distB="114300" distT="114300" distL="114300" distR="114300">
            <wp:extent cx="177800" cy="215900"/>
            <wp:effectExtent b="0" l="0" r="0" t="0"/>
            <wp:docPr id="1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77800" cy="215900"/>
                    </a:xfrm>
                    <a:prstGeom prst="rect"/>
                    <a:ln/>
                  </pic:spPr>
                </pic:pic>
              </a:graphicData>
            </a:graphic>
          </wp:inline>
        </w:drawing>
      </w:r>
      <w:r w:rsidDel="00000000" w:rsidR="00000000" w:rsidRPr="00000000">
        <w:rPr>
          <w:rtl w:val="0"/>
        </w:rPr>
        <w:t xml:space="preserve">denoting the optimized group-specific weights.</w:t>
      </w:r>
    </w:p>
    <w:p w:rsidR="00000000" w:rsidDel="00000000" w:rsidP="00000000" w:rsidRDefault="00000000" w:rsidRPr="00000000" w14:paraId="00000043">
      <w:pPr>
        <w:spacing w:after="240" w:before="240" w:line="480" w:lineRule="auto"/>
        <w:rPr>
          <w:b w:val="1"/>
          <w:bCs w:val="1"/>
        </w:rPr>
      </w:pPr>
      <w:r w:rsidDel="00000000" w:rsidR="00000000" w:rsidRPr="00000000">
        <w:rPr>
          <w:b w:val="1"/>
          <w:bCs w:val="1"/>
          <w:rtl w:val="0"/>
        </w:rPr>
        <w:t xml:space="preserve">Equalized Odds Post-Processing [3]</w:t>
      </w:r>
    </w:p>
    <w:p w:rsidR="00000000" w:rsidDel="00000000" w:rsidP="00000000" w:rsidRDefault="00000000" w:rsidRPr="00000000" w14:paraId="00000044">
      <w:pPr>
        <w:spacing w:after="240" w:before="240" w:line="480" w:lineRule="auto"/>
        <w:rPr/>
      </w:pPr>
      <w:r w:rsidDel="00000000" w:rsidR="00000000" w:rsidRPr="00000000">
        <w:rPr>
          <w:rtl w:val="0"/>
        </w:rPr>
        <w:t xml:space="preserve">Let </w:t>
      </w:r>
      <w:r w:rsidDel="00000000" w:rsidR="00000000" w:rsidRPr="00000000">
        <w:rPr/>
        <w:drawing>
          <wp:inline distB="114300" distT="114300" distL="114300" distR="114300">
            <wp:extent cx="812800" cy="215900"/>
            <wp:effectExtent b="0" l="0" r="0" t="0"/>
            <wp:docPr id="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812800" cy="215900"/>
                    </a:xfrm>
                    <a:prstGeom prst="rect"/>
                    <a:ln/>
                  </pic:spPr>
                </pic:pic>
              </a:graphicData>
            </a:graphic>
          </wp:inline>
        </w:drawing>
      </w:r>
      <w:r w:rsidDel="00000000" w:rsidR="00000000" w:rsidRPr="00000000">
        <w:rPr>
          <w:rtl w:val="0"/>
        </w:rPr>
        <w:t xml:space="preserve"> denote the predicted probability from a base classifier. Define the flipping probability:</w:t>
      </w:r>
    </w:p>
    <w:p w:rsidR="00000000" w:rsidDel="00000000" w:rsidP="00000000" w:rsidRDefault="00000000" w:rsidRPr="00000000" w14:paraId="00000045">
      <w:pPr>
        <w:spacing w:after="240" w:before="240" w:line="480" w:lineRule="auto"/>
        <w:jc w:val="center"/>
        <w:rPr/>
      </w:pPr>
      <w:r w:rsidDel="00000000" w:rsidR="00000000" w:rsidRPr="00000000">
        <w:rPr/>
        <w:drawing>
          <wp:inline distB="114300" distT="114300" distL="114300" distR="114300">
            <wp:extent cx="1739900" cy="228600"/>
            <wp:effectExtent b="0" l="0" r="0" t="0"/>
            <wp:docPr id="8"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17399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480" w:lineRule="auto"/>
        <w:rPr/>
      </w:pPr>
      <w:r w:rsidDel="00000000" w:rsidR="00000000" w:rsidRPr="00000000">
        <w:rPr>
          <w:rtl w:val="0"/>
        </w:rPr>
        <w:t xml:space="preserve">The postprocessed prediction is:</w:t>
      </w:r>
    </w:p>
    <w:p w:rsidR="00000000" w:rsidDel="00000000" w:rsidP="00000000" w:rsidRDefault="00000000" w:rsidRPr="00000000" w14:paraId="00000047">
      <w:pPr>
        <w:spacing w:after="240" w:before="240" w:line="480" w:lineRule="auto"/>
        <w:jc w:val="center"/>
        <w:rPr/>
      </w:pPr>
      <w:r w:rsidDel="00000000" w:rsidR="00000000" w:rsidRPr="00000000">
        <w:rPr/>
        <w:drawing>
          <wp:inline distB="114300" distT="114300" distL="114300" distR="114300">
            <wp:extent cx="1930400" cy="241300"/>
            <wp:effectExtent b="0" l="0" r="0" t="0"/>
            <wp:docPr id="27"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19304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480" w:lineRule="auto"/>
        <w:rPr/>
      </w:pPr>
      <w:r w:rsidDel="00000000" w:rsidR="00000000" w:rsidRPr="00000000">
        <w:rPr>
          <w:rtl w:val="0"/>
        </w:rPr>
        <w:t xml:space="preserve">Flipping probabilities are chosen to satisfy generalized Equalized Odds constraints:</w:t>
      </w:r>
    </w:p>
    <w:p w:rsidR="00000000" w:rsidDel="00000000" w:rsidP="00000000" w:rsidRDefault="00000000" w:rsidRPr="00000000" w14:paraId="00000049">
      <w:pPr>
        <w:spacing w:after="240" w:before="240" w:line="480" w:lineRule="auto"/>
        <w:jc w:val="center"/>
        <w:rPr/>
      </w:pPr>
      <w:r w:rsidDel="00000000" w:rsidR="00000000" w:rsidRPr="00000000">
        <w:rPr/>
        <w:drawing>
          <wp:inline distB="114300" distT="114300" distL="114300" distR="114300">
            <wp:extent cx="2070100" cy="215900"/>
            <wp:effectExtent b="0" l="0" r="0" t="0"/>
            <wp:docPr id="14"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20701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480" w:lineRule="auto"/>
        <w:rPr/>
      </w:pPr>
      <w:r w:rsidDel="00000000" w:rsidR="00000000" w:rsidRPr="00000000">
        <w:rPr>
          <w:rtl w:val="0"/>
        </w:rPr>
        <w:t xml:space="preserve">where</w:t>
      </w:r>
    </w:p>
    <w:p w:rsidR="00000000" w:rsidDel="00000000" w:rsidP="00000000" w:rsidRDefault="00000000" w:rsidRPr="00000000" w14:paraId="0000004B">
      <w:pPr>
        <w:spacing w:after="240" w:before="240" w:line="480" w:lineRule="auto"/>
        <w:rPr/>
      </w:pPr>
      <w:r w:rsidDel="00000000" w:rsidR="00000000" w:rsidRPr="00000000">
        <w:rPr/>
        <w:drawing>
          <wp:inline distB="114300" distT="114300" distL="114300" distR="114300">
            <wp:extent cx="3962400" cy="241300"/>
            <wp:effectExtent b="0" l="0" r="0" t="0"/>
            <wp:docPr id="1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962400" cy="241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C">
      <w:pPr>
        <w:spacing w:after="240" w:before="240" w:line="480" w:lineRule="auto"/>
        <w:rPr>
          <w:b w:val="1"/>
          <w:bCs w:val="1"/>
        </w:rPr>
      </w:pPr>
      <w:r w:rsidDel="00000000" w:rsidR="00000000" w:rsidRPr="00000000">
        <w:rPr>
          <w:b w:val="1"/>
          <w:bCs w:val="1"/>
          <w:rtl w:val="0"/>
        </w:rPr>
        <w:t xml:space="preserve">Tabular Variational Autoencoder (TVAE) [4]</w:t>
      </w:r>
    </w:p>
    <w:p w:rsidR="00000000" w:rsidDel="00000000" w:rsidP="00000000" w:rsidRDefault="00000000" w:rsidRPr="00000000" w14:paraId="0000004D">
      <w:pPr>
        <w:spacing w:after="240" w:before="240" w:line="480" w:lineRule="auto"/>
        <w:rPr/>
      </w:pPr>
      <w:r w:rsidDel="00000000" w:rsidR="00000000" w:rsidRPr="00000000">
        <w:rPr>
          <w:rtl w:val="0"/>
        </w:rPr>
        <w:t xml:space="preserve">TVAE is a generative model for mixed-type tabular data. Let </w:t>
      </w:r>
      <w:r w:rsidDel="00000000" w:rsidR="00000000" w:rsidRPr="00000000">
        <w:rPr/>
        <w:drawing>
          <wp:inline distB="114300" distT="114300" distL="114300" distR="114300">
            <wp:extent cx="88900" cy="215900"/>
            <wp:effectExtent b="0" l="0" r="0" t="0"/>
            <wp:docPr id="3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88900" cy="215900"/>
                    </a:xfrm>
                    <a:prstGeom prst="rect"/>
                    <a:ln/>
                  </pic:spPr>
                </pic:pic>
              </a:graphicData>
            </a:graphic>
          </wp:inline>
        </w:drawing>
      </w:r>
      <w:r w:rsidDel="00000000" w:rsidR="00000000" w:rsidRPr="00000000">
        <w:rPr>
          <w:rtl w:val="0"/>
        </w:rPr>
        <w:t xml:space="preserve"> denote a data record and </w:t>
      </w:r>
      <w:r w:rsidDel="00000000" w:rsidR="00000000" w:rsidRPr="00000000">
        <w:rPr/>
        <w:drawing>
          <wp:inline distB="114300" distT="114300" distL="114300" distR="114300">
            <wp:extent cx="114300" cy="215900"/>
            <wp:effectExtent b="0" l="0" r="0" t="0"/>
            <wp:docPr id="25"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114300" cy="215900"/>
                    </a:xfrm>
                    <a:prstGeom prst="rect"/>
                    <a:ln/>
                  </pic:spPr>
                </pic:pic>
              </a:graphicData>
            </a:graphic>
          </wp:inline>
        </w:drawing>
      </w:r>
      <w:r w:rsidDel="00000000" w:rsidR="00000000" w:rsidRPr="00000000">
        <w:rPr>
          <w:rtl w:val="0"/>
        </w:rPr>
        <w:t xml:space="preserve">a continuous latent representation. TVAE consists of an encoder </w:t>
      </w:r>
      <w:r w:rsidDel="00000000" w:rsidR="00000000" w:rsidRPr="00000000">
        <w:rPr/>
        <w:drawing>
          <wp:inline distB="114300" distT="114300" distL="114300" distR="114300">
            <wp:extent cx="596900" cy="228600"/>
            <wp:effectExtent b="0" l="0" r="0" t="0"/>
            <wp:docPr id="3"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6900" cy="228600"/>
                    </a:xfrm>
                    <a:prstGeom prst="rect"/>
                    <a:ln/>
                  </pic:spPr>
                </pic:pic>
              </a:graphicData>
            </a:graphic>
          </wp:inline>
        </w:drawing>
      </w:r>
      <w:r w:rsidDel="00000000" w:rsidR="00000000" w:rsidRPr="00000000">
        <w:rPr>
          <w:rtl w:val="0"/>
        </w:rPr>
        <w:t xml:space="preserve">and decoder </w:t>
      </w:r>
      <w:r w:rsidDel="00000000" w:rsidR="00000000" w:rsidRPr="00000000">
        <w:rPr/>
        <w:drawing>
          <wp:inline distB="114300" distT="114300" distL="114300" distR="114300">
            <wp:extent cx="571500" cy="215900"/>
            <wp:effectExtent b="0" l="0" r="0" t="0"/>
            <wp:docPr id="23"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71500" cy="215900"/>
                    </a:xfrm>
                    <a:prstGeom prst="rect"/>
                    <a:ln/>
                  </pic:spPr>
                </pic:pic>
              </a:graphicData>
            </a:graphic>
          </wp:inline>
        </w:drawing>
      </w:r>
      <w:r w:rsidDel="00000000" w:rsidR="00000000" w:rsidRPr="00000000">
        <w:rPr>
          <w:rtl w:val="0"/>
        </w:rPr>
        <w:t xml:space="preserve">, trained to maximize the evidence lower bound:</w:t>
      </w:r>
    </w:p>
    <w:p w:rsidR="00000000" w:rsidDel="00000000" w:rsidP="00000000" w:rsidRDefault="00000000" w:rsidRPr="00000000" w14:paraId="0000004E">
      <w:pPr>
        <w:spacing w:after="240" w:before="240" w:line="480" w:lineRule="auto"/>
        <w:jc w:val="center"/>
        <w:rPr/>
      </w:pPr>
      <w:r w:rsidDel="00000000" w:rsidR="00000000" w:rsidRPr="00000000">
        <w:rPr/>
        <w:drawing>
          <wp:inline distB="114300" distT="114300" distL="114300" distR="114300">
            <wp:extent cx="3911600" cy="254000"/>
            <wp:effectExtent b="0" l="0" r="0" t="0"/>
            <wp:docPr id="1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3911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480" w:lineRule="auto"/>
        <w:rPr/>
      </w:pPr>
      <w:r w:rsidDel="00000000" w:rsidR="00000000" w:rsidRPr="00000000">
        <w:rPr>
          <w:rtl w:val="0"/>
        </w:rPr>
        <w:t xml:space="preserve">where </w:t>
      </w:r>
      <w:r w:rsidDel="00000000" w:rsidR="00000000" w:rsidRPr="00000000">
        <w:rPr/>
        <w:drawing>
          <wp:inline distB="114300" distT="114300" distL="114300" distR="114300">
            <wp:extent cx="292100" cy="215900"/>
            <wp:effectExtent b="0" l="0" r="0" t="0"/>
            <wp:docPr id="4"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292100" cy="215900"/>
                    </a:xfrm>
                    <a:prstGeom prst="rect"/>
                    <a:ln/>
                  </pic:spPr>
                </pic:pic>
              </a:graphicData>
            </a:graphic>
          </wp:inline>
        </w:drawing>
      </w:r>
      <w:r w:rsidDel="00000000" w:rsidR="00000000" w:rsidRPr="00000000">
        <w:rPr>
          <w:rtl w:val="0"/>
        </w:rPr>
        <w:t xml:space="preserve"> is the prior over latent variables. Continuous features are normalized and categorical features appropriately encoded, allowing the latent space to capture complex distributions of mixed data. Synthetic samples are generated by sampling </w:t>
      </w:r>
      <w:r w:rsidDel="00000000" w:rsidR="00000000" w:rsidRPr="00000000">
        <w:rPr/>
        <w:drawing>
          <wp:inline distB="114300" distT="114300" distL="114300" distR="114300">
            <wp:extent cx="558800" cy="215900"/>
            <wp:effectExtent b="0" l="0" r="0" t="0"/>
            <wp:docPr id="24"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58800" cy="215900"/>
                    </a:xfrm>
                    <a:prstGeom prst="rect"/>
                    <a:ln/>
                  </pic:spPr>
                </pic:pic>
              </a:graphicData>
            </a:graphic>
          </wp:inline>
        </w:drawing>
      </w:r>
      <w:r w:rsidDel="00000000" w:rsidR="00000000" w:rsidRPr="00000000">
        <w:rPr>
          <w:rtl w:val="0"/>
        </w:rPr>
        <w:t xml:space="preserve"> and decoding via </w:t>
      </w:r>
      <w:r w:rsidDel="00000000" w:rsidR="00000000" w:rsidRPr="00000000">
        <w:rPr/>
        <w:drawing>
          <wp:inline distB="114300" distT="114300" distL="114300" distR="114300">
            <wp:extent cx="571500" cy="215900"/>
            <wp:effectExtent b="0" l="0" r="0" t="0"/>
            <wp:docPr id="2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1500" cy="215900"/>
                    </a:xfrm>
                    <a:prstGeom prst="rect"/>
                    <a:ln/>
                  </pic:spPr>
                </pic:pic>
              </a:graphicData>
            </a:graphic>
          </wp:inline>
        </w:drawing>
      </w:r>
      <w:r w:rsidDel="00000000" w:rsidR="00000000" w:rsidRPr="00000000">
        <w:rPr>
          <w:rtl w:val="0"/>
        </w:rPr>
        <w:t xml:space="preserve">, preserving joint feature distributions for downstream model training or fairness evaluation.</w:t>
      </w:r>
    </w:p>
    <w:p w:rsidR="00000000" w:rsidDel="00000000" w:rsidP="00000000" w:rsidRDefault="00000000" w:rsidRPr="00000000" w14:paraId="00000050">
      <w:pPr>
        <w:spacing w:after="200" w:line="480" w:lineRule="auto"/>
        <w:rPr/>
      </w:pPr>
      <w:r w:rsidDel="00000000" w:rsidR="00000000" w:rsidRPr="00000000">
        <w:rPr>
          <w:rtl w:val="0"/>
        </w:rPr>
      </w:r>
    </w:p>
    <w:p w:rsidR="00000000" w:rsidDel="00000000" w:rsidP="00000000" w:rsidRDefault="00000000" w:rsidRPr="00000000" w14:paraId="00000051">
      <w:pPr>
        <w:spacing w:after="200" w:line="480" w:lineRule="auto"/>
        <w:rPr/>
      </w:pPr>
      <w:r w:rsidDel="00000000" w:rsidR="00000000" w:rsidRPr="00000000">
        <w:rPr>
          <w:rtl w:val="0"/>
        </w:rPr>
      </w:r>
    </w:p>
    <w:p w:rsidR="00000000" w:rsidDel="00000000" w:rsidP="00000000" w:rsidRDefault="00000000" w:rsidRPr="00000000" w14:paraId="00000052">
      <w:pPr>
        <w:spacing w:after="200" w:before="240" w:line="480" w:lineRule="auto"/>
        <w:rPr/>
      </w:pPr>
      <w:r w:rsidDel="00000000" w:rsidR="00000000" w:rsidRPr="00000000">
        <w:rPr>
          <w:b w:val="1"/>
          <w:bCs w:val="1"/>
          <w:i w:val="1"/>
          <w:iCs w:val="1"/>
          <w:rtl w:val="0"/>
        </w:rPr>
        <w:t xml:space="preserve">Evaluation metrics</w:t>
      </w:r>
      <w:r w:rsidDel="00000000" w:rsidR="00000000" w:rsidRPr="00000000">
        <w:rPr>
          <w:rtl w:val="0"/>
        </w:rPr>
      </w:r>
    </w:p>
    <w:p w:rsidR="00000000" w:rsidDel="00000000" w:rsidP="00000000" w:rsidRDefault="00000000" w:rsidRPr="00000000" w14:paraId="00000053">
      <w:pPr>
        <w:spacing w:after="200" w:line="480" w:lineRule="auto"/>
        <w:rPr/>
      </w:pPr>
      <w:r w:rsidDel="00000000" w:rsidR="00000000" w:rsidRPr="00000000">
        <w:rPr>
          <w:rtl w:val="0"/>
        </w:rPr>
        <w:t xml:space="preserve">Model discrimination was assessed using the area under the receiver operating characteristic curve (AUROC), sensitivity (true positive rate, TPR), specificity (true negative rate), and balanced accuracy. The primary fairness metric was the TPR gap, defined as the absolute difference in sensitivity between the lowest (Q1) and highest (Q5) income quintiles. A larger TPR gap indicates greater disparity in the model’s ability to correctly identify positive cases across income groups.</w:t>
      </w:r>
    </w:p>
    <w:p w:rsidR="00000000" w:rsidDel="00000000" w:rsidP="00000000" w:rsidRDefault="00000000" w:rsidRPr="00000000" w14:paraId="00000054">
      <w:pPr>
        <w:spacing w:after="200" w:line="480" w:lineRule="auto"/>
        <w:rPr/>
      </w:pPr>
      <w:r w:rsidDel="00000000" w:rsidR="00000000" w:rsidRPr="00000000">
        <w:rPr>
          <w:rtl w:val="0"/>
        </w:rPr>
        <w:t xml:space="preserve">We selected TPR gap as the primary fairness metric because the intended use case of these models—population-level screening and identification of individuals at risk of poor health outcomes—means that failing to detect a true positive (i.e., a false negative) in a disadvantaged group constitutes the most consequential harm. In a screening context, individuals in the lowest income quintile who are incorrectly classified as healthy will miss early intervention and resource allocation, compounding existing socioeconomic disadvantage. The TPR gap directly quantifies this form of inequity. Equalized odds gap (the maximum of TPR gap and false positive rate gap) and demographic parity gap (the difference in positive prediction rates across groups) are reported as secondary metrics. Equalized odds provides a stricter criterion that also accounts for false positive disparities, while demographic parity captures differences in overall selection rates irrespective of true label. We do not treat these secondary metrics as primary because equalized odds may penalize methods that appropriately reflect legitimate prevalence differences, and demographic parity is insensitive to whether the selected individuals are true positives. Calibration-based metrics were not adopted as primary given that calibration alone does not guarantee equitable detection rates [28].</w:t>
      </w:r>
    </w:p>
    <w:p w:rsidR="00000000" w:rsidDel="00000000" w:rsidP="00000000" w:rsidRDefault="00000000" w:rsidRPr="00000000" w14:paraId="00000055">
      <w:pPr>
        <w:spacing w:after="200" w:before="240" w:line="480" w:lineRule="auto"/>
        <w:rPr/>
      </w:pPr>
      <w:r w:rsidDel="00000000" w:rsidR="00000000" w:rsidRPr="00000000">
        <w:rPr>
          <w:b w:val="1"/>
          <w:bCs w:val="1"/>
          <w:i w:val="1"/>
          <w:iCs w:val="1"/>
          <w:rtl w:val="0"/>
        </w:rPr>
        <w:t xml:space="preserve">Deployability framework</w:t>
      </w:r>
      <w:r w:rsidDel="00000000" w:rsidR="00000000" w:rsidRPr="00000000">
        <w:rPr>
          <w:rtl w:val="0"/>
        </w:rPr>
      </w:r>
    </w:p>
    <w:p w:rsidR="00000000" w:rsidDel="00000000" w:rsidP="00000000" w:rsidRDefault="00000000" w:rsidRPr="00000000" w14:paraId="00000056">
      <w:pPr>
        <w:spacing w:after="200" w:line="480" w:lineRule="auto"/>
        <w:rPr/>
      </w:pPr>
      <w:r w:rsidDel="00000000" w:rsidR="00000000" w:rsidRPr="00000000">
        <w:rPr>
          <w:rtl w:val="0"/>
        </w:rPr>
        <w:t xml:space="preserve">We introduce a three-tier deployability framework that classifies each bias mitigation method according to its requirements for the protected attribute (income quintile) at different stages of the ML pipeline. Tier 1 (“fully deployable”): the method requires the protected attribute only during model training and does not require it during inference or post-processing. Models in this tier can be deployed in production environments where income data are unavailable or restricted under data protection regulations. Tier 2 (“conditionally deployable”): the method requires the protected attribute for threshold calibration or post-processing adjustments, but not within the model itself. Deployment is feasible if group membership can be inferred or is available in a separate administrative step. Tier 3 (“non-deployable without protected attribute”): the method requires access to the protected attribute at each individual prediction. Deployment under GDPR or similar privacy frameworks is substantially constrained. This framework provides practitioners with an actionable classification for selecting methods compatible with their regulatory and operational context [43].</w:t>
      </w:r>
    </w:p>
    <w:p w:rsidR="00000000" w:rsidDel="00000000" w:rsidP="00000000" w:rsidRDefault="00000000" w:rsidRPr="00000000" w14:paraId="00000057">
      <w:pPr>
        <w:spacing w:after="200" w:before="240" w:line="480" w:lineRule="auto"/>
        <w:rPr/>
      </w:pPr>
      <w:r w:rsidDel="00000000" w:rsidR="00000000" w:rsidRPr="00000000">
        <w:rPr>
          <w:b w:val="1"/>
          <w:bCs w:val="1"/>
          <w:i w:val="1"/>
          <w:iCs w:val="1"/>
          <w:rtl w:val="0"/>
        </w:rPr>
        <w:t xml:space="preserve">Statistical analysis</w:t>
      </w:r>
      <w:r w:rsidDel="00000000" w:rsidR="00000000" w:rsidRPr="00000000">
        <w:rPr>
          <w:rtl w:val="0"/>
        </w:rPr>
      </w:r>
    </w:p>
    <w:p w:rsidR="00000000" w:rsidDel="00000000" w:rsidP="00000000" w:rsidRDefault="00000000" w:rsidRPr="00000000" w14:paraId="00000058">
      <w:pPr>
        <w:spacing w:after="200" w:line="480" w:lineRule="auto"/>
        <w:rPr/>
      </w:pPr>
      <w:r w:rsidDel="00000000" w:rsidR="00000000" w:rsidRPr="00000000">
        <w:rPr>
          <w:rtl w:val="0"/>
        </w:rPr>
        <w:t xml:space="preserve">All analyses used 5-fold stratified cross-validation, with stratification on both the outcome variable and income quintile to preserve group proportions within each fold. For each method–outcome combination, we report the mean and standard deviation of each metric across the five folds. Statistical comparisons of fairness metrics (TPR gap) between each bias mitigation method and the baseline were conducted using two-sided Wilcoxon signed-rank tests on the five paired fold-level TPR gap values. With five paired observations, the minimum achievable two-sided p-value is 0.031 (all five fold differences in the same direction); we therefore set significance at p &lt; 0.05, and all significant results correspond to this minimum p-value, indicating unanimous improvement across all folds. Effect sizes were quantified using Cohen’s d, computed as the mean difference in TPR gap divided by the pooled standard deviation. We note that the large Cohen’s d values observed for several methods (d &gt; 5) reflect the high consistency of fairness improvements across cross-validation folds (i.e., small within-method variance) rather than implausibly large absolute differences. Percentage reduction in TPR gap relative to baseline is reported as a complementary, scale-free measure of practical significance.</w:t>
      </w:r>
    </w:p>
    <w:p w:rsidR="00000000" w:rsidDel="00000000" w:rsidP="00000000" w:rsidRDefault="00000000" w:rsidRPr="00000000" w14:paraId="00000059">
      <w:pPr>
        <w:spacing w:after="200" w:line="480" w:lineRule="auto"/>
        <w:rPr/>
      </w:pPr>
      <w:r w:rsidDel="00000000" w:rsidR="00000000" w:rsidRPr="00000000">
        <w:rPr>
          <w:rtl w:val="0"/>
        </w:rPr>
        <w:t xml:space="preserve">Given the exploratory nature of the multi-method benchmark (26 methods × 4 outcomes), we did not apply family-wise error rate corrections (e.g., Bonferroni, Holm) to the p-values. Instead, we emphasize effect sizes and percentage reductions as the primary basis for method ranking, treating statistical significance as confirmatory evidence of consistency across folds rather than as the sole basis for inference. This approach follows recommendations for benchmark studies where the goal is to rank methods rather than to test a single pre-specified hypothesis [42].</w:t>
      </w:r>
    </w:p>
    <w:p w:rsidR="00000000" w:rsidDel="00000000" w:rsidP="00000000" w:rsidRDefault="00000000" w:rsidRPr="00000000" w14:paraId="0000005A">
      <w:pPr>
        <w:spacing w:after="200" w:line="480" w:lineRule="auto"/>
        <w:rPr/>
      </w:pPr>
      <w:r w:rsidDel="00000000" w:rsidR="00000000" w:rsidRPr="00000000">
        <w:rPr>
          <w:b w:val="1"/>
          <w:bCs w:val="1"/>
          <w:rtl w:val="0"/>
        </w:rPr>
        <w:t xml:space="preserve">Method classification. </w:t>
      </w:r>
      <w:r w:rsidDel="00000000" w:rsidR="00000000" w:rsidRPr="00000000">
        <w:rPr>
          <w:rtl w:val="0"/>
        </w:rPr>
        <w:t xml:space="preserve">A method was classified as “harmful” if it increased the TPR gap above baseline (negative percentage reduction with large effect size); “weak” if its AUROC fell below 0.65; “usable” if it maintained sensitivity above 0.50 and specificity above 0.40 with AUROC comparable to baseline (ΔAUROC &lt; 0.02); and “deployable” if it met the usability criteria and was classified as Tier 1 or Tier 2 in the deployability framework. Cross-national heterogeneity was assessed by computing TPR gaps separately for each of the five countries.</w:t>
      </w:r>
    </w:p>
    <w:p w:rsidR="00000000" w:rsidDel="00000000" w:rsidP="00000000" w:rsidRDefault="00000000" w:rsidRPr="00000000" w14:paraId="0000005B">
      <w:pPr>
        <w:spacing w:after="200" w:before="240" w:line="480" w:lineRule="auto"/>
        <w:rPr/>
      </w:pPr>
      <w:r w:rsidDel="00000000" w:rsidR="00000000" w:rsidRPr="00000000">
        <w:rPr>
          <w:b w:val="1"/>
          <w:bCs w:val="1"/>
          <w:i w:val="1"/>
          <w:iCs w:val="1"/>
          <w:rtl w:val="0"/>
        </w:rPr>
        <w:t xml:space="preserve">Software and reproducibility</w:t>
      </w:r>
      <w:r w:rsidDel="00000000" w:rsidR="00000000" w:rsidRPr="00000000">
        <w:rPr>
          <w:rtl w:val="0"/>
        </w:rPr>
      </w:r>
    </w:p>
    <w:p w:rsidR="00000000" w:rsidDel="00000000" w:rsidP="00000000" w:rsidRDefault="00000000" w:rsidRPr="00000000" w14:paraId="0000005C">
      <w:pPr>
        <w:spacing w:after="200" w:line="480" w:lineRule="auto"/>
        <w:rPr/>
      </w:pPr>
      <w:r w:rsidDel="00000000" w:rsidR="00000000" w:rsidRPr="00000000">
        <w:rPr>
          <w:rtl w:val="0"/>
        </w:rPr>
        <w:t xml:space="preserve">All analyses were conducted in Python 3.11 using scikit-learn (v1.6.1), LightGBM (v4.6.0), AI Fairness 360 (AIF360, v0.6.1) [32], Fairlearn (v0.13.0) [20], SHAP (v0.50.0) [33], and the Synthetic Data Vault (SDV, v1.33.0) [31]. Random seeds were fixed at 42 for all stochastic operations. Data were accessed through the SHARE Research Data Center (https://share-eric.eu); access requires registration and acceptance of the SHARE conditions of use. Complete analysis code, including preprocessing, model training, fairness evaluation, and figure generation, is available at [repository URL]. A reproducibility checklist detailing the computational environment, package versions, splitting procedure, and leakage controls is provided in S8 Table.</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40" w:before="360" w:line="480" w:lineRule="auto"/>
        <w:rPr/>
      </w:pPr>
      <w:bookmarkStart w:colFirst="0" w:colLast="0" w:name="_heading=h.dk1j4hf9br09" w:id="5"/>
      <w:bookmarkEnd w:id="5"/>
      <w:r w:rsidDel="00000000" w:rsidR="00000000" w:rsidRPr="00000000">
        <w:rPr>
          <w:rtl w:val="0"/>
        </w:rPr>
        <w:t xml:space="preserve">Results</w:t>
      </w:r>
    </w:p>
    <w:p w:rsidR="00000000" w:rsidDel="00000000" w:rsidP="00000000" w:rsidRDefault="00000000" w:rsidRPr="00000000" w14:paraId="0000005F">
      <w:pPr>
        <w:spacing w:after="200" w:before="240" w:line="480" w:lineRule="auto"/>
        <w:rPr/>
      </w:pPr>
      <w:r w:rsidDel="00000000" w:rsidR="00000000" w:rsidRPr="00000000">
        <w:rPr>
          <w:b w:val="1"/>
          <w:bCs w:val="1"/>
          <w:i w:val="1"/>
          <w:iCs w:val="1"/>
          <w:rtl w:val="0"/>
        </w:rPr>
        <w:t xml:space="preserve">Descriptive summary</w:t>
      </w:r>
      <w:r w:rsidDel="00000000" w:rsidR="00000000" w:rsidRPr="00000000">
        <w:rPr>
          <w:rtl w:val="0"/>
        </w:rPr>
      </w:r>
    </w:p>
    <w:p w:rsidR="00000000" w:rsidDel="00000000" w:rsidP="00000000" w:rsidRDefault="00000000" w:rsidRPr="00000000" w14:paraId="00000060">
      <w:pPr>
        <w:spacing w:after="200" w:line="480" w:lineRule="auto"/>
        <w:rPr/>
      </w:pPr>
      <w:r w:rsidDel="00000000" w:rsidR="00000000" w:rsidRPr="00000000">
        <w:rPr>
          <w:rtl w:val="0"/>
        </w:rPr>
        <w:t xml:space="preserve">The analytic sample comprised 51,720 respondents distributed across five income quintiles (Table 1). Positive case prevalence varied substantially across outcomes and exhibited a clear socioeconomic gradient. For EUROD, prevalence ranged from 34.6% in Q1 (lowest income) to 20.9% in Q5 (highest income). The gradient was even steeper for CASP (Q1: 44.1% vs. Q5: 16.8%) and LS (Q1: 42.5% vs. Q5: 19.8%). SRH showed the highest overall prevalence (36.3%) with a moderate gradient (Q1: 47.9% vs. Q5: 25.2%). These prevalence differences establish the epidemiological basis for differential model performance across SES groups.</w:t>
      </w:r>
    </w:p>
    <w:p w:rsidR="00000000" w:rsidDel="00000000" w:rsidP="00000000" w:rsidRDefault="00000000" w:rsidRPr="00000000" w14:paraId="00000061">
      <w:pPr>
        <w:spacing w:after="100" w:line="480" w:lineRule="auto"/>
        <w:rPr/>
      </w:pPr>
      <w:r w:rsidDel="00000000" w:rsidR="00000000" w:rsidRPr="00000000">
        <w:rPr>
          <w:b w:val="1"/>
          <w:bCs w:val="1"/>
          <w:sz w:val="22"/>
          <w:szCs w:val="22"/>
          <w:rtl w:val="0"/>
        </w:rPr>
        <w:t xml:space="preserve">Table 1. Descriptive summary of outcome prevalence by income quintile.</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1300"/>
        <w:gridCol w:w="1600"/>
        <w:gridCol w:w="1600"/>
        <w:gridCol w:w="1600"/>
        <w:gridCol w:w="1600"/>
        <w:tblGridChange w:id="0">
          <w:tblGrid>
            <w:gridCol w:w="1600"/>
            <w:gridCol w:w="1300"/>
            <w:gridCol w:w="1600"/>
            <w:gridCol w:w="1600"/>
            <w:gridCol w:w="1600"/>
            <w:gridCol w:w="1600"/>
          </w:tblGrid>
        </w:tblGridChange>
      </w:tblGrid>
      <w:tr>
        <w:trPr>
          <w:cantSplit w:val="0"/>
          <w:tblHeader w:val="0"/>
        </w:trPr>
        <w:tc>
          <w:tcPr>
            <w:tcBorders>
              <w:top w:color="000000" w:space="0" w:sz="4" w:val="single"/>
              <w:bottom w:color="000000" w:space="0" w:sz="4" w:val="single"/>
            </w:tcBorders>
            <w:shd w:fill="e8e8e8" w:val="clear"/>
            <w:tcMar>
              <w:top w:w="40.0" w:type="dxa"/>
              <w:left w:w="80.0" w:type="dxa"/>
              <w:bottom w:w="40.0" w:type="dxa"/>
              <w:right w:w="80.0" w:type="dxa"/>
            </w:tcMar>
          </w:tcPr>
          <w:p w:rsidR="00000000" w:rsidDel="00000000" w:rsidP="00000000" w:rsidRDefault="00000000" w:rsidRPr="00000000" w14:paraId="00000062">
            <w:pPr>
              <w:jc w:val="center"/>
              <w:rPr/>
            </w:pPr>
            <w:r w:rsidDel="00000000" w:rsidR="00000000" w:rsidRPr="00000000">
              <w:rPr>
                <w:b w:val="1"/>
                <w:bCs w:val="1"/>
                <w:sz w:val="20"/>
                <w:szCs w:val="20"/>
                <w:rtl w:val="0"/>
              </w:rPr>
              <w:t xml:space="preserve">SES Quintile</w:t>
            </w:r>
            <w:r w:rsidDel="00000000" w:rsidR="00000000" w:rsidRPr="00000000">
              <w:rPr>
                <w:rtl w:val="0"/>
              </w:rPr>
            </w:r>
          </w:p>
        </w:tc>
        <w:tc>
          <w:tcPr>
            <w:tcBorders>
              <w:top w:color="000000" w:space="0" w:sz="4" w:val="single"/>
              <w:bottom w:color="000000" w:space="0" w:sz="4" w:val="single"/>
            </w:tcBorders>
            <w:shd w:fill="e8e8e8" w:val="clear"/>
            <w:tcMar>
              <w:top w:w="40.0" w:type="dxa"/>
              <w:left w:w="80.0" w:type="dxa"/>
              <w:bottom w:w="40.0" w:type="dxa"/>
              <w:right w:w="80.0" w:type="dxa"/>
            </w:tcMar>
          </w:tcPr>
          <w:p w:rsidR="00000000" w:rsidDel="00000000" w:rsidP="00000000" w:rsidRDefault="00000000" w:rsidRPr="00000000" w14:paraId="00000063">
            <w:pPr>
              <w:jc w:val="center"/>
              <w:rPr/>
            </w:pPr>
            <w:r w:rsidDel="00000000" w:rsidR="00000000" w:rsidRPr="00000000">
              <w:rPr>
                <w:b w:val="1"/>
                <w:bCs w:val="1"/>
                <w:sz w:val="20"/>
                <w:szCs w:val="20"/>
                <w:rtl w:val="0"/>
              </w:rPr>
              <w:t xml:space="preserve">N</w:t>
            </w:r>
            <w:r w:rsidDel="00000000" w:rsidR="00000000" w:rsidRPr="00000000">
              <w:rPr>
                <w:rtl w:val="0"/>
              </w:rPr>
            </w:r>
          </w:p>
        </w:tc>
        <w:tc>
          <w:tcPr>
            <w:tcBorders>
              <w:top w:color="000000" w:space="0" w:sz="4" w:val="single"/>
              <w:bottom w:color="000000" w:space="0" w:sz="4" w:val="single"/>
            </w:tcBorders>
            <w:shd w:fill="e8e8e8" w:val="clear"/>
            <w:tcMar>
              <w:top w:w="40.0" w:type="dxa"/>
              <w:left w:w="80.0" w:type="dxa"/>
              <w:bottom w:w="40.0" w:type="dxa"/>
              <w:right w:w="80.0" w:type="dxa"/>
            </w:tcMar>
          </w:tcPr>
          <w:p w:rsidR="00000000" w:rsidDel="00000000" w:rsidP="00000000" w:rsidRDefault="00000000" w:rsidRPr="00000000" w14:paraId="00000064">
            <w:pPr>
              <w:jc w:val="center"/>
              <w:rPr/>
            </w:pPr>
            <w:r w:rsidDel="00000000" w:rsidR="00000000" w:rsidRPr="00000000">
              <w:rPr>
                <w:b w:val="1"/>
                <w:bCs w:val="1"/>
                <w:sz w:val="20"/>
                <w:szCs w:val="20"/>
                <w:rtl w:val="0"/>
              </w:rPr>
              <w:t xml:space="preserve">EUROD N(%)</w:t>
            </w:r>
            <w:r w:rsidDel="00000000" w:rsidR="00000000" w:rsidRPr="00000000">
              <w:rPr>
                <w:rtl w:val="0"/>
              </w:rPr>
            </w:r>
          </w:p>
        </w:tc>
        <w:tc>
          <w:tcPr>
            <w:tcBorders>
              <w:top w:color="000000" w:space="0" w:sz="4" w:val="single"/>
              <w:bottom w:color="000000" w:space="0" w:sz="4" w:val="single"/>
            </w:tcBorders>
            <w:shd w:fill="e8e8e8" w:val="clear"/>
            <w:tcMar>
              <w:top w:w="40.0" w:type="dxa"/>
              <w:left w:w="80.0" w:type="dxa"/>
              <w:bottom w:w="40.0" w:type="dxa"/>
              <w:right w:w="80.0" w:type="dxa"/>
            </w:tcMar>
          </w:tcPr>
          <w:p w:rsidR="00000000" w:rsidDel="00000000" w:rsidP="00000000" w:rsidRDefault="00000000" w:rsidRPr="00000000" w14:paraId="00000065">
            <w:pPr>
              <w:jc w:val="center"/>
              <w:rPr/>
            </w:pPr>
            <w:r w:rsidDel="00000000" w:rsidR="00000000" w:rsidRPr="00000000">
              <w:rPr>
                <w:b w:val="1"/>
                <w:bCs w:val="1"/>
                <w:sz w:val="20"/>
                <w:szCs w:val="20"/>
                <w:rtl w:val="0"/>
              </w:rPr>
              <w:t xml:space="preserve">LS N(%)</w:t>
            </w:r>
            <w:r w:rsidDel="00000000" w:rsidR="00000000" w:rsidRPr="00000000">
              <w:rPr>
                <w:rtl w:val="0"/>
              </w:rPr>
            </w:r>
          </w:p>
        </w:tc>
        <w:tc>
          <w:tcPr>
            <w:tcBorders>
              <w:top w:color="000000" w:space="0" w:sz="4" w:val="single"/>
              <w:bottom w:color="000000" w:space="0" w:sz="4" w:val="single"/>
            </w:tcBorders>
            <w:shd w:fill="e8e8e8" w:val="clear"/>
            <w:tcMar>
              <w:top w:w="40.0" w:type="dxa"/>
              <w:left w:w="80.0" w:type="dxa"/>
              <w:bottom w:w="40.0" w:type="dxa"/>
              <w:right w:w="80.0" w:type="dxa"/>
            </w:tcMar>
          </w:tcPr>
          <w:p w:rsidR="00000000" w:rsidDel="00000000" w:rsidP="00000000" w:rsidRDefault="00000000" w:rsidRPr="00000000" w14:paraId="00000066">
            <w:pPr>
              <w:jc w:val="center"/>
              <w:rPr/>
            </w:pPr>
            <w:r w:rsidDel="00000000" w:rsidR="00000000" w:rsidRPr="00000000">
              <w:rPr>
                <w:b w:val="1"/>
                <w:bCs w:val="1"/>
                <w:sz w:val="20"/>
                <w:szCs w:val="20"/>
                <w:rtl w:val="0"/>
              </w:rPr>
              <w:t xml:space="preserve">CASP N(%)</w:t>
            </w:r>
            <w:r w:rsidDel="00000000" w:rsidR="00000000" w:rsidRPr="00000000">
              <w:rPr>
                <w:rtl w:val="0"/>
              </w:rPr>
            </w:r>
          </w:p>
        </w:tc>
        <w:tc>
          <w:tcPr>
            <w:tcBorders>
              <w:top w:color="000000" w:space="0" w:sz="4" w:val="single"/>
              <w:bottom w:color="000000" w:space="0" w:sz="4" w:val="single"/>
            </w:tcBorders>
            <w:shd w:fill="e8e8e8" w:val="clear"/>
            <w:tcMar>
              <w:top w:w="40.0" w:type="dxa"/>
              <w:left w:w="80.0" w:type="dxa"/>
              <w:bottom w:w="40.0" w:type="dxa"/>
              <w:right w:w="80.0" w:type="dxa"/>
            </w:tcMar>
          </w:tcPr>
          <w:p w:rsidR="00000000" w:rsidDel="00000000" w:rsidP="00000000" w:rsidRDefault="00000000" w:rsidRPr="00000000" w14:paraId="00000067">
            <w:pPr>
              <w:jc w:val="center"/>
              <w:rPr/>
            </w:pPr>
            <w:r w:rsidDel="00000000" w:rsidR="00000000" w:rsidRPr="00000000">
              <w:rPr>
                <w:b w:val="1"/>
                <w:bCs w:val="1"/>
                <w:sz w:val="20"/>
                <w:szCs w:val="20"/>
                <w:rtl w:val="0"/>
              </w:rPr>
              <w:t xml:space="preserve">SRH N(%)</w:t>
            </w:r>
            <w:r w:rsidDel="00000000" w:rsidR="00000000" w:rsidRPr="00000000">
              <w:rPr>
                <w:rtl w:val="0"/>
              </w:rPr>
            </w:r>
          </w:p>
        </w:tc>
      </w:tr>
      <w:tr>
        <w:trPr>
          <w:cantSplit w:val="0"/>
          <w:tblHeader w:val="0"/>
        </w:trPr>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8">
            <w:pPr>
              <w:jc w:val="center"/>
              <w:rPr/>
            </w:pPr>
            <w:r w:rsidDel="00000000" w:rsidR="00000000" w:rsidRPr="00000000">
              <w:rPr>
                <w:b w:val="1"/>
                <w:bCs w:val="1"/>
                <w:sz w:val="20"/>
                <w:szCs w:val="20"/>
                <w:rtl w:val="0"/>
              </w:rPr>
              <w:t xml:space="preserve">Q1 (Lowest)</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9">
            <w:pPr>
              <w:jc w:val="center"/>
              <w:rPr/>
            </w:pPr>
            <w:r w:rsidDel="00000000" w:rsidR="00000000" w:rsidRPr="00000000">
              <w:rPr>
                <w:sz w:val="20"/>
                <w:szCs w:val="20"/>
                <w:rtl w:val="0"/>
              </w:rPr>
              <w:t xml:space="preserve">10,329</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A">
            <w:pPr>
              <w:jc w:val="center"/>
              <w:rPr/>
            </w:pPr>
            <w:r w:rsidDel="00000000" w:rsidR="00000000" w:rsidRPr="00000000">
              <w:rPr>
                <w:sz w:val="20"/>
                <w:szCs w:val="20"/>
                <w:rtl w:val="0"/>
              </w:rPr>
              <w:t xml:space="preserve">3,570 (34.6%)</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B">
            <w:pPr>
              <w:jc w:val="center"/>
              <w:rPr/>
            </w:pPr>
            <w:r w:rsidDel="00000000" w:rsidR="00000000" w:rsidRPr="00000000">
              <w:rPr>
                <w:sz w:val="20"/>
                <w:szCs w:val="20"/>
                <w:rtl w:val="0"/>
              </w:rPr>
              <w:t xml:space="preserve">4,393 (42.5%)</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C">
            <w:pPr>
              <w:jc w:val="center"/>
              <w:rPr/>
            </w:pPr>
            <w:r w:rsidDel="00000000" w:rsidR="00000000" w:rsidRPr="00000000">
              <w:rPr>
                <w:sz w:val="20"/>
                <w:szCs w:val="20"/>
                <w:rtl w:val="0"/>
              </w:rPr>
              <w:t xml:space="preserve">4,550 (44.1%)</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D">
            <w:pPr>
              <w:jc w:val="center"/>
              <w:rPr/>
            </w:pPr>
            <w:r w:rsidDel="00000000" w:rsidR="00000000" w:rsidRPr="00000000">
              <w:rPr>
                <w:sz w:val="20"/>
                <w:szCs w:val="20"/>
                <w:rtl w:val="0"/>
              </w:rPr>
              <w:t xml:space="preserve">4,943 (47.9%)</w:t>
            </w:r>
            <w:r w:rsidDel="00000000" w:rsidR="00000000" w:rsidRPr="00000000">
              <w:rPr>
                <w:rtl w:val="0"/>
              </w:rPr>
            </w:r>
          </w:p>
        </w:tc>
      </w:tr>
      <w:tr>
        <w:trPr>
          <w:cantSplit w:val="0"/>
          <w:tblHeader w:val="0"/>
        </w:trPr>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E">
            <w:pPr>
              <w:jc w:val="center"/>
              <w:rPr/>
            </w:pPr>
            <w:r w:rsidDel="00000000" w:rsidR="00000000" w:rsidRPr="00000000">
              <w:rPr>
                <w:b w:val="1"/>
                <w:bCs w:val="1"/>
                <w:sz w:val="20"/>
                <w:szCs w:val="20"/>
                <w:rtl w:val="0"/>
              </w:rPr>
              <w:t xml:space="preserve">Q2</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6F">
            <w:pPr>
              <w:jc w:val="center"/>
              <w:rPr/>
            </w:pPr>
            <w:r w:rsidDel="00000000" w:rsidR="00000000" w:rsidRPr="00000000">
              <w:rPr>
                <w:sz w:val="20"/>
                <w:szCs w:val="20"/>
                <w:rtl w:val="0"/>
              </w:rPr>
              <w:t xml:space="preserve">10,543</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0">
            <w:pPr>
              <w:jc w:val="center"/>
              <w:rPr/>
            </w:pPr>
            <w:r w:rsidDel="00000000" w:rsidR="00000000" w:rsidRPr="00000000">
              <w:rPr>
                <w:sz w:val="20"/>
                <w:szCs w:val="20"/>
                <w:rtl w:val="0"/>
              </w:rPr>
              <w:t xml:space="preserve">2,925 (27.7%)</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1">
            <w:pPr>
              <w:jc w:val="center"/>
              <w:rPr/>
            </w:pPr>
            <w:r w:rsidDel="00000000" w:rsidR="00000000" w:rsidRPr="00000000">
              <w:rPr>
                <w:sz w:val="20"/>
                <w:szCs w:val="20"/>
                <w:rtl w:val="0"/>
              </w:rPr>
              <w:t xml:space="preserve">3,575 (33.9%)</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2">
            <w:pPr>
              <w:jc w:val="center"/>
              <w:rPr/>
            </w:pPr>
            <w:r w:rsidDel="00000000" w:rsidR="00000000" w:rsidRPr="00000000">
              <w:rPr>
                <w:sz w:val="20"/>
                <w:szCs w:val="20"/>
                <w:rtl w:val="0"/>
              </w:rPr>
              <w:t xml:space="preserve">3,614 (34.3%)</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3">
            <w:pPr>
              <w:jc w:val="center"/>
              <w:rPr/>
            </w:pPr>
            <w:r w:rsidDel="00000000" w:rsidR="00000000" w:rsidRPr="00000000">
              <w:rPr>
                <w:sz w:val="20"/>
                <w:szCs w:val="20"/>
                <w:rtl w:val="0"/>
              </w:rPr>
              <w:t xml:space="preserve">4,199 (39.8%)</w:t>
            </w:r>
            <w:r w:rsidDel="00000000" w:rsidR="00000000" w:rsidRPr="00000000">
              <w:rPr>
                <w:rtl w:val="0"/>
              </w:rPr>
            </w:r>
          </w:p>
        </w:tc>
      </w:tr>
      <w:tr>
        <w:trPr>
          <w:cantSplit w:val="0"/>
          <w:tblHeader w:val="0"/>
        </w:trPr>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4">
            <w:pPr>
              <w:jc w:val="center"/>
              <w:rPr/>
            </w:pPr>
            <w:r w:rsidDel="00000000" w:rsidR="00000000" w:rsidRPr="00000000">
              <w:rPr>
                <w:b w:val="1"/>
                <w:bCs w:val="1"/>
                <w:sz w:val="20"/>
                <w:szCs w:val="20"/>
                <w:rtl w:val="0"/>
              </w:rPr>
              <w:t xml:space="preserve">Q3</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5">
            <w:pPr>
              <w:jc w:val="center"/>
              <w:rPr/>
            </w:pPr>
            <w:r w:rsidDel="00000000" w:rsidR="00000000" w:rsidRPr="00000000">
              <w:rPr>
                <w:sz w:val="20"/>
                <w:szCs w:val="20"/>
                <w:rtl w:val="0"/>
              </w:rPr>
              <w:t xml:space="preserve">10,452</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6">
            <w:pPr>
              <w:jc w:val="center"/>
              <w:rPr/>
            </w:pPr>
            <w:r w:rsidDel="00000000" w:rsidR="00000000" w:rsidRPr="00000000">
              <w:rPr>
                <w:sz w:val="20"/>
                <w:szCs w:val="20"/>
                <w:rtl w:val="0"/>
              </w:rPr>
              <w:t xml:space="preserve">2,625 (25.1%)</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7">
            <w:pPr>
              <w:jc w:val="center"/>
              <w:rPr/>
            </w:pPr>
            <w:r w:rsidDel="00000000" w:rsidR="00000000" w:rsidRPr="00000000">
              <w:rPr>
                <w:sz w:val="20"/>
                <w:szCs w:val="20"/>
                <w:rtl w:val="0"/>
              </w:rPr>
              <w:t xml:space="preserve">3,097 (29.6%)</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8">
            <w:pPr>
              <w:jc w:val="center"/>
              <w:rPr/>
            </w:pPr>
            <w:r w:rsidDel="00000000" w:rsidR="00000000" w:rsidRPr="00000000">
              <w:rPr>
                <w:sz w:val="20"/>
                <w:szCs w:val="20"/>
                <w:rtl w:val="0"/>
              </w:rPr>
              <w:t xml:space="preserve">2,927 (28.0%)</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9">
            <w:pPr>
              <w:jc w:val="center"/>
              <w:rPr/>
            </w:pPr>
            <w:r w:rsidDel="00000000" w:rsidR="00000000" w:rsidRPr="00000000">
              <w:rPr>
                <w:sz w:val="20"/>
                <w:szCs w:val="20"/>
                <w:rtl w:val="0"/>
              </w:rPr>
              <w:t xml:space="preserve">3,749 (35.9%)</w:t>
            </w:r>
            <w:r w:rsidDel="00000000" w:rsidR="00000000" w:rsidRPr="00000000">
              <w:rPr>
                <w:rtl w:val="0"/>
              </w:rPr>
            </w:r>
          </w:p>
        </w:tc>
      </w:tr>
      <w:tr>
        <w:trPr>
          <w:cantSplit w:val="0"/>
          <w:tblHeader w:val="0"/>
        </w:trPr>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A">
            <w:pPr>
              <w:jc w:val="center"/>
              <w:rPr/>
            </w:pPr>
            <w:r w:rsidDel="00000000" w:rsidR="00000000" w:rsidRPr="00000000">
              <w:rPr>
                <w:b w:val="1"/>
                <w:bCs w:val="1"/>
                <w:sz w:val="20"/>
                <w:szCs w:val="20"/>
                <w:rtl w:val="0"/>
              </w:rPr>
              <w:t xml:space="preserve">Q4</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B">
            <w:pPr>
              <w:jc w:val="center"/>
              <w:rPr/>
            </w:pPr>
            <w:r w:rsidDel="00000000" w:rsidR="00000000" w:rsidRPr="00000000">
              <w:rPr>
                <w:sz w:val="20"/>
                <w:szCs w:val="20"/>
                <w:rtl w:val="0"/>
              </w:rPr>
              <w:t xml:space="preserve">10,362</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C">
            <w:pPr>
              <w:jc w:val="center"/>
              <w:rPr/>
            </w:pPr>
            <w:r w:rsidDel="00000000" w:rsidR="00000000" w:rsidRPr="00000000">
              <w:rPr>
                <w:sz w:val="20"/>
                <w:szCs w:val="20"/>
                <w:rtl w:val="0"/>
              </w:rPr>
              <w:t xml:space="preserve">2,390 (23.1%)</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D">
            <w:pPr>
              <w:jc w:val="center"/>
              <w:rPr/>
            </w:pPr>
            <w:r w:rsidDel="00000000" w:rsidR="00000000" w:rsidRPr="00000000">
              <w:rPr>
                <w:sz w:val="20"/>
                <w:szCs w:val="20"/>
                <w:rtl w:val="0"/>
              </w:rPr>
              <w:t xml:space="preserve">2,429 (23.4%)</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E">
            <w:pPr>
              <w:jc w:val="center"/>
              <w:rPr/>
            </w:pPr>
            <w:r w:rsidDel="00000000" w:rsidR="00000000" w:rsidRPr="00000000">
              <w:rPr>
                <w:sz w:val="20"/>
                <w:szCs w:val="20"/>
                <w:rtl w:val="0"/>
              </w:rPr>
              <w:t xml:space="preserve">2,272 (21.9%)</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7F">
            <w:pPr>
              <w:jc w:val="center"/>
              <w:rPr/>
            </w:pPr>
            <w:r w:rsidDel="00000000" w:rsidR="00000000" w:rsidRPr="00000000">
              <w:rPr>
                <w:sz w:val="20"/>
                <w:szCs w:val="20"/>
                <w:rtl w:val="0"/>
              </w:rPr>
              <w:t xml:space="preserve">3,347 (32.3%)</w:t>
            </w:r>
            <w:r w:rsidDel="00000000" w:rsidR="00000000" w:rsidRPr="00000000">
              <w:rPr>
                <w:rtl w:val="0"/>
              </w:rPr>
            </w:r>
          </w:p>
        </w:tc>
      </w:tr>
      <w:tr>
        <w:trPr>
          <w:cantSplit w:val="0"/>
          <w:tblHeader w:val="0"/>
        </w:trPr>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0">
            <w:pPr>
              <w:jc w:val="center"/>
              <w:rPr/>
            </w:pPr>
            <w:r w:rsidDel="00000000" w:rsidR="00000000" w:rsidRPr="00000000">
              <w:rPr>
                <w:b w:val="1"/>
                <w:bCs w:val="1"/>
                <w:sz w:val="20"/>
                <w:szCs w:val="20"/>
                <w:rtl w:val="0"/>
              </w:rPr>
              <w:t xml:space="preserve">Q5 (Highest)</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1">
            <w:pPr>
              <w:jc w:val="center"/>
              <w:rPr/>
            </w:pPr>
            <w:r w:rsidDel="00000000" w:rsidR="00000000" w:rsidRPr="00000000">
              <w:rPr>
                <w:sz w:val="20"/>
                <w:szCs w:val="20"/>
                <w:rtl w:val="0"/>
              </w:rPr>
              <w:t xml:space="preserve">10,034</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2">
            <w:pPr>
              <w:jc w:val="center"/>
              <w:rPr/>
            </w:pPr>
            <w:r w:rsidDel="00000000" w:rsidR="00000000" w:rsidRPr="00000000">
              <w:rPr>
                <w:sz w:val="20"/>
                <w:szCs w:val="20"/>
                <w:rtl w:val="0"/>
              </w:rPr>
              <w:t xml:space="preserve">2,101 (20.9%)</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3">
            <w:pPr>
              <w:jc w:val="center"/>
              <w:rPr/>
            </w:pPr>
            <w:r w:rsidDel="00000000" w:rsidR="00000000" w:rsidRPr="00000000">
              <w:rPr>
                <w:sz w:val="20"/>
                <w:szCs w:val="20"/>
                <w:rtl w:val="0"/>
              </w:rPr>
              <w:t xml:space="preserve">1,988 (19.8%)</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4">
            <w:pPr>
              <w:jc w:val="center"/>
              <w:rPr/>
            </w:pPr>
            <w:r w:rsidDel="00000000" w:rsidR="00000000" w:rsidRPr="00000000">
              <w:rPr>
                <w:sz w:val="20"/>
                <w:szCs w:val="20"/>
                <w:rtl w:val="0"/>
              </w:rPr>
              <w:t xml:space="preserve">1,681 (16.8%)</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5">
            <w:pPr>
              <w:jc w:val="center"/>
              <w:rPr/>
            </w:pPr>
            <w:r w:rsidDel="00000000" w:rsidR="00000000" w:rsidRPr="00000000">
              <w:rPr>
                <w:sz w:val="20"/>
                <w:szCs w:val="20"/>
                <w:rtl w:val="0"/>
              </w:rPr>
              <w:t xml:space="preserve">2,527 (25.2%)</w:t>
            </w:r>
            <w:r w:rsidDel="00000000" w:rsidR="00000000" w:rsidRPr="00000000">
              <w:rPr>
                <w:rtl w:val="0"/>
              </w:rPr>
            </w:r>
          </w:p>
        </w:tc>
      </w:tr>
      <w:tr>
        <w:trPr>
          <w:cantSplit w:val="0"/>
          <w:tblHeader w:val="0"/>
        </w:trPr>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6">
            <w:pPr>
              <w:jc w:val="center"/>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7">
            <w:pPr>
              <w:jc w:val="center"/>
              <w:rPr/>
            </w:pPr>
            <w:r w:rsidDel="00000000" w:rsidR="00000000" w:rsidRPr="00000000">
              <w:rPr>
                <w:b w:val="1"/>
                <w:bCs w:val="1"/>
                <w:sz w:val="20"/>
                <w:szCs w:val="20"/>
                <w:rtl w:val="0"/>
              </w:rPr>
              <w:t xml:space="preserve">51,720</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8">
            <w:pPr>
              <w:jc w:val="center"/>
              <w:rPr/>
            </w:pPr>
            <w:r w:rsidDel="00000000" w:rsidR="00000000" w:rsidRPr="00000000">
              <w:rPr>
                <w:b w:val="1"/>
                <w:bCs w:val="1"/>
                <w:sz w:val="20"/>
                <w:szCs w:val="20"/>
                <w:rtl w:val="0"/>
              </w:rPr>
              <w:t xml:space="preserve">13,611 (26.3%)</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9">
            <w:pPr>
              <w:jc w:val="center"/>
              <w:rPr/>
            </w:pPr>
            <w:r w:rsidDel="00000000" w:rsidR="00000000" w:rsidRPr="00000000">
              <w:rPr>
                <w:b w:val="1"/>
                <w:bCs w:val="1"/>
                <w:sz w:val="20"/>
                <w:szCs w:val="20"/>
                <w:rtl w:val="0"/>
              </w:rPr>
              <w:t xml:space="preserve">15,482 (29.9%)</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A">
            <w:pPr>
              <w:jc w:val="center"/>
              <w:rPr/>
            </w:pPr>
            <w:r w:rsidDel="00000000" w:rsidR="00000000" w:rsidRPr="00000000">
              <w:rPr>
                <w:b w:val="1"/>
                <w:bCs w:val="1"/>
                <w:sz w:val="20"/>
                <w:szCs w:val="20"/>
                <w:rtl w:val="0"/>
              </w:rPr>
              <w:t xml:space="preserve">15,044 (29.1%)</w:t>
            </w:r>
            <w:r w:rsidDel="00000000" w:rsidR="00000000" w:rsidRPr="00000000">
              <w:rPr>
                <w:rtl w:val="0"/>
              </w:rPr>
            </w:r>
          </w:p>
        </w:tc>
        <w:tc>
          <w:tcPr>
            <w:tcBorders>
              <w:top w:color="000000" w:space="0" w:sz="4" w:val="single"/>
              <w:bottom w:color="000000" w:space="0" w:sz="4" w:val="single"/>
            </w:tcBorders>
            <w:tcMar>
              <w:top w:w="40.0" w:type="dxa"/>
              <w:left w:w="80.0" w:type="dxa"/>
              <w:bottom w:w="40.0" w:type="dxa"/>
              <w:right w:w="80.0" w:type="dxa"/>
            </w:tcMar>
          </w:tcPr>
          <w:p w:rsidR="00000000" w:rsidDel="00000000" w:rsidP="00000000" w:rsidRDefault="00000000" w:rsidRPr="00000000" w14:paraId="0000008B">
            <w:pPr>
              <w:jc w:val="center"/>
              <w:rPr/>
            </w:pPr>
            <w:r w:rsidDel="00000000" w:rsidR="00000000" w:rsidRPr="00000000">
              <w:rPr>
                <w:b w:val="1"/>
                <w:bCs w:val="1"/>
                <w:sz w:val="20"/>
                <w:szCs w:val="20"/>
                <w:rtl w:val="0"/>
              </w:rPr>
              <w:t xml:space="preserve">18,765 (36.3%)</w:t>
            </w:r>
            <w:r w:rsidDel="00000000" w:rsidR="00000000" w:rsidRPr="00000000">
              <w:rPr>
                <w:rtl w:val="0"/>
              </w:rPr>
            </w:r>
          </w:p>
        </w:tc>
      </w:tr>
    </w:tbl>
    <w:p w:rsidR="00000000" w:rsidDel="00000000" w:rsidP="00000000" w:rsidRDefault="00000000" w:rsidRPr="00000000" w14:paraId="0000008C">
      <w:pPr>
        <w:spacing w:line="480" w:lineRule="auto"/>
        <w:rPr/>
      </w:pPr>
      <w:r w:rsidDel="00000000" w:rsidR="00000000" w:rsidRPr="00000000">
        <w:rPr>
          <w:rtl w:val="0"/>
        </w:rPr>
      </w:r>
    </w:p>
    <w:p w:rsidR="00000000" w:rsidDel="00000000" w:rsidP="00000000" w:rsidRDefault="00000000" w:rsidRPr="00000000" w14:paraId="0000008D">
      <w:pPr>
        <w:spacing w:after="200" w:before="240" w:line="480" w:lineRule="auto"/>
        <w:rPr/>
      </w:pPr>
      <w:r w:rsidDel="00000000" w:rsidR="00000000" w:rsidRPr="00000000">
        <w:rPr>
          <w:b w:val="1"/>
          <w:bCs w:val="1"/>
          <w:i w:val="1"/>
          <w:iCs w:val="1"/>
          <w:rtl w:val="0"/>
        </w:rPr>
        <w:t xml:space="preserve">Baseline model performance and the fairness problem</w:t>
      </w:r>
      <w:r w:rsidDel="00000000" w:rsidR="00000000" w:rsidRPr="00000000">
        <w:rPr>
          <w:rtl w:val="0"/>
        </w:rPr>
      </w:r>
    </w:p>
    <w:p w:rsidR="00000000" w:rsidDel="00000000" w:rsidP="00000000" w:rsidRDefault="00000000" w:rsidRPr="00000000" w14:paraId="0000008E">
      <w:pPr>
        <w:spacing w:after="200" w:line="480" w:lineRule="auto"/>
        <w:rPr/>
      </w:pPr>
      <w:r w:rsidDel="00000000" w:rsidR="00000000" w:rsidRPr="00000000">
        <w:rPr>
          <w:rtl w:val="0"/>
        </w:rPr>
        <w:t xml:space="preserve">The baseline LightGBM model achieved good overall discrimination across all four outcomes, with AUROC values of 0.834 (EUROD), 0.805 (LS), 0.883 (CASP), and 0.893 (SRH). However, stratified evaluation by income quintile revealed substantial performance disparities (Fig 1). The TPR gap between Q1 and Q5 was 0.104 for EUROD, 0.171 for LS, 0.150 for CASP, and 0.088 for SRH. These gaps indicate that individuals in the lowest income quintile were significantly less likely to be correctly identified as positive cases compared to their higher-income counterparts, effectively creating a systematic detection blind spot for the most vulnerable population.</w:t>
      </w:r>
    </w:p>
    <w:p w:rsidR="00000000" w:rsidDel="00000000" w:rsidP="00000000" w:rsidRDefault="00000000" w:rsidRPr="00000000" w14:paraId="0000008F">
      <w:pPr>
        <w:spacing w:after="200" w:line="480" w:lineRule="auto"/>
        <w:rPr/>
      </w:pPr>
      <w:r w:rsidDel="00000000" w:rsidR="00000000" w:rsidRPr="00000000">
        <w:rPr>
          <w:b w:val="1"/>
          <w:bCs w:val="1"/>
          <w:sz w:val="22"/>
          <w:szCs w:val="22"/>
          <w:rtl w:val="0"/>
        </w:rPr>
        <w:t xml:space="preserve">Fig 1. ROC curves stratified by SES quintile for the baseline LightGBM model across four outcomes.</w:t>
      </w:r>
      <w:r w:rsidDel="00000000" w:rsidR="00000000" w:rsidRPr="00000000">
        <w:rPr>
          <w:sz w:val="22"/>
          <w:szCs w:val="22"/>
          <w:rtl w:val="0"/>
        </w:rPr>
        <w:t xml:space="preserve"> The separation between Q1 (lowest income, red) and Q5 (highest income, green) curves illustrates differential discrimination ability across income groups, with the largest disparities observed for life satisfaction and CASP.</w:t>
      </w:r>
      <w:r w:rsidDel="00000000" w:rsidR="00000000" w:rsidRPr="00000000">
        <w:rPr>
          <w:rtl w:val="0"/>
        </w:rPr>
      </w:r>
    </w:p>
    <w:p w:rsidR="00000000" w:rsidDel="00000000" w:rsidP="00000000" w:rsidRDefault="00000000" w:rsidRPr="00000000" w14:paraId="00000090">
      <w:pPr>
        <w:spacing w:after="200" w:line="480" w:lineRule="auto"/>
        <w:rPr/>
      </w:pPr>
      <w:r w:rsidDel="00000000" w:rsidR="00000000" w:rsidRPr="00000000">
        <w:rPr>
          <w:rtl w:val="0"/>
        </w:rPr>
        <w:t xml:space="preserve">SHAP (SHapley Additive exPlanations) [33] analysis revealed that functional limitations (activities of daily living), chronic disease burden, memory, and fatigue were consistently the most influential predictors across all four outcomes. Notably, several of these features are themselves socioeconomically patterned, suggesting a mechanism through which baseline models absorb and reproduce income-based disparities (S1 Fig).</w:t>
      </w:r>
    </w:p>
    <w:p w:rsidR="00000000" w:rsidDel="00000000" w:rsidP="00000000" w:rsidRDefault="00000000" w:rsidRPr="00000000" w14:paraId="00000091">
      <w:pPr>
        <w:spacing w:after="200" w:before="240" w:line="480" w:lineRule="auto"/>
        <w:rPr/>
      </w:pPr>
      <w:r w:rsidDel="00000000" w:rsidR="00000000" w:rsidRPr="00000000">
        <w:rPr>
          <w:b w:val="1"/>
          <w:bCs w:val="1"/>
          <w:i w:val="1"/>
          <w:iCs w:val="1"/>
          <w:rtl w:val="0"/>
        </w:rPr>
        <w:t xml:space="preserve">Effectiveness of bias mitigation methods</w:t>
      </w:r>
      <w:r w:rsidDel="00000000" w:rsidR="00000000" w:rsidRPr="00000000">
        <w:rPr>
          <w:rtl w:val="0"/>
        </w:rPr>
      </w:r>
    </w:p>
    <w:p w:rsidR="00000000" w:rsidDel="00000000" w:rsidP="00000000" w:rsidRDefault="00000000" w:rsidRPr="00000000" w14:paraId="00000092">
      <w:pPr>
        <w:spacing w:after="200" w:line="480" w:lineRule="auto"/>
        <w:rPr/>
      </w:pPr>
      <w:r w:rsidDel="00000000" w:rsidR="00000000" w:rsidRPr="00000000">
        <w:rPr>
          <w:rtl w:val="0"/>
        </w:rPr>
        <w:t xml:space="preserve">Table 2 presents the complete performance and fairness results for all 26 methods plus baseline across the four outcomes, ranked by TPR gap. The results reveal a clear hierarchy of method effectiveness:</w:t>
      </w:r>
    </w:p>
    <w:p w:rsidR="00000000" w:rsidDel="00000000" w:rsidP="00000000" w:rsidRDefault="00000000" w:rsidRPr="00000000" w14:paraId="00000093">
      <w:pPr>
        <w:spacing w:after="200" w:line="480" w:lineRule="auto"/>
        <w:rPr/>
      </w:pPr>
      <w:r w:rsidDel="00000000" w:rsidR="00000000" w:rsidRPr="00000000">
        <w:rPr>
          <w:b w:val="1"/>
          <w:bCs w:val="1"/>
          <w:rtl w:val="0"/>
        </w:rPr>
        <w:t xml:space="preserve">In-processing methods </w:t>
      </w:r>
      <w:r w:rsidDel="00000000" w:rsidR="00000000" w:rsidRPr="00000000">
        <w:rPr>
          <w:rtl w:val="0"/>
        </w:rPr>
        <w:t xml:space="preserve">achieved the most consistent and substantial fairness improvements. GridSearch_TPR and GridSearch_EO reduced TPR gaps by 80–94% across outcomes, while Exponentiated Gradient variants (ExpGrad_EO, ExpGrad_TPR) achieved 75–93% reductions. PrejudiceRemover achieved 71–89% reductions. All improvements were statistically significant (Wilcoxon p = 0.031) with large effect sizes (Cohen’s d = 3.5–13.1). Importantly, the best in-processing methods maintained AUROC within 0.01–0.03 of baseline, demonstrating that large fairness gains are achievable with minimal performance cost.</w:t>
      </w:r>
    </w:p>
    <w:p w:rsidR="00000000" w:rsidDel="00000000" w:rsidP="00000000" w:rsidRDefault="00000000" w:rsidRPr="00000000" w14:paraId="00000094">
      <w:pPr>
        <w:spacing w:after="200" w:line="480" w:lineRule="auto"/>
        <w:rPr/>
      </w:pPr>
      <w:r w:rsidDel="00000000" w:rsidR="00000000" w:rsidRPr="00000000">
        <w:rPr>
          <w:b w:val="1"/>
          <w:bCs w:val="1"/>
          <w:rtl w:val="0"/>
        </w:rPr>
        <w:t xml:space="preserve">Post-processing methods </w:t>
      </w:r>
      <w:r w:rsidDel="00000000" w:rsidR="00000000" w:rsidRPr="00000000">
        <w:rPr>
          <w:rtl w:val="0"/>
        </w:rPr>
        <w:t xml:space="preserve">showed a bimodal pattern. EqOdds_PP achieved excellent fairness improvements (83–95% TPR gap reduction) across all outcomes. Threshold optimization methods (ThreshOpt_TPR, ThreshOpt_EO) achieved moderate-to-large reductions (66–80%). However, CalibEqOdds was identified as actively harmful, increasing TPR gaps by 166–213% above baseline. RejectOption showed inconsistent performance. A critical limitation of all post-processing methods is their requirement for protected attribute access at inference time.</w:t>
      </w:r>
    </w:p>
    <w:p w:rsidR="00000000" w:rsidDel="00000000" w:rsidP="00000000" w:rsidRDefault="00000000" w:rsidRPr="00000000" w14:paraId="00000095">
      <w:pPr>
        <w:spacing w:after="200" w:line="480" w:lineRule="auto"/>
        <w:rPr/>
      </w:pPr>
      <w:r w:rsidDel="00000000" w:rsidR="00000000" w:rsidRPr="00000000">
        <w:rPr>
          <w:b w:val="1"/>
          <w:bCs w:val="1"/>
          <w:rtl w:val="0"/>
        </w:rPr>
        <w:t xml:space="preserve">Pre-processing methods </w:t>
      </w:r>
      <w:r w:rsidDel="00000000" w:rsidR="00000000" w:rsidRPr="00000000">
        <w:rPr>
          <w:rtl w:val="0"/>
        </w:rPr>
        <w:t xml:space="preserve">showed moderate and variable effectiveness. Reweighing was the most consistent performer, reducing TPR gaps by 40–55% across outcomes. FairSMOTE achieved similar reductions (34–45%). SampleWeighting was also effective (21–36%). However, DIR, CorrelationRemover, and LabelFlipping failed to meaningfully improve fairness in most outcomes. LFR, while achieving moderate fairness gains, produced near-random classification performance (AUROC 0.57–0.60), rendering it impractical.</w:t>
      </w:r>
    </w:p>
    <w:p w:rsidR="00000000" w:rsidDel="00000000" w:rsidP="00000000" w:rsidRDefault="00000000" w:rsidRPr="00000000" w14:paraId="00000096">
      <w:pPr>
        <w:spacing w:after="200" w:line="480" w:lineRule="auto"/>
        <w:rPr/>
      </w:pPr>
      <w:r w:rsidDel="00000000" w:rsidR="00000000" w:rsidRPr="00000000">
        <w:rPr>
          <w:b w:val="1"/>
          <w:bCs w:val="1"/>
          <w:rtl w:val="0"/>
        </w:rPr>
        <w:t xml:space="preserve">Data augmentation methods </w:t>
      </w:r>
      <w:r w:rsidDel="00000000" w:rsidR="00000000" w:rsidRPr="00000000">
        <w:rPr>
          <w:rtl w:val="0"/>
        </w:rPr>
        <w:t xml:space="preserve">(CTGAN, TVAE, CopulaGAN, GaussianCopula) were largely ineffective at reducing disparities, with most showing non-significant changes in TPR gap and some marginally worsening fairness. This finding suggests that simply augmenting minority-group representation in the training data is insufficient to address systematic prediction disparities.</w:t>
      </w:r>
    </w:p>
    <w:p w:rsidR="00000000" w:rsidDel="00000000" w:rsidP="00000000" w:rsidRDefault="00000000" w:rsidRPr="00000000" w14:paraId="00000097">
      <w:pPr>
        <w:spacing w:after="200" w:line="480" w:lineRule="auto"/>
        <w:rPr/>
      </w:pPr>
      <w:r w:rsidDel="00000000" w:rsidR="00000000" w:rsidRPr="00000000">
        <w:rPr>
          <w:b w:val="1"/>
          <w:bCs w:val="1"/>
          <w:sz w:val="22"/>
          <w:szCs w:val="22"/>
          <w:rtl w:val="0"/>
        </w:rPr>
        <w:t xml:space="preserve">Fig 2. Score distributions by SES quintile for all methods across outcomes.</w:t>
      </w:r>
      <w:r w:rsidDel="00000000" w:rsidR="00000000" w:rsidRPr="00000000">
        <w:rPr>
          <w:sz w:val="22"/>
          <w:szCs w:val="22"/>
          <w:rtl w:val="0"/>
        </w:rPr>
        <w:t xml:space="preserve"> Red curves represent Q1 (lowest income) and blue curves represent Q5 (highest income). Methods achieving smaller TPR gaps show greater overlap between Q1 and Q5 distributions.</w:t>
      </w:r>
      <w:r w:rsidDel="00000000" w:rsidR="00000000" w:rsidRPr="00000000">
        <w:rPr>
          <w:rtl w:val="0"/>
        </w:rPr>
      </w:r>
    </w:p>
    <w:p w:rsidR="00000000" w:rsidDel="00000000" w:rsidP="00000000" w:rsidRDefault="00000000" w:rsidRPr="00000000" w14:paraId="00000098">
      <w:pPr>
        <w:spacing w:after="200" w:line="480" w:lineRule="auto"/>
        <w:rPr/>
      </w:pPr>
      <w:r w:rsidDel="00000000" w:rsidR="00000000" w:rsidRPr="00000000">
        <w:rPr>
          <w:b w:val="1"/>
          <w:bCs w:val="1"/>
          <w:sz w:val="22"/>
          <w:szCs w:val="22"/>
          <w:rtl w:val="0"/>
        </w:rPr>
        <w:t xml:space="preserve">Table 2. Bias mitigation benchmark results.</w:t>
      </w:r>
      <w:r w:rsidDel="00000000" w:rsidR="00000000" w:rsidRPr="00000000">
        <w:rPr>
          <w:sz w:val="22"/>
          <w:szCs w:val="22"/>
          <w:rtl w:val="0"/>
        </w:rPr>
        <w:t xml:space="preserve"> For each of four outcomes, methods are ranked by TPR gap (ascending). AUROC is reported as mean ± SD across 5 folds. Methods are color-coded by category: pre-processing (green), in-processing (blue), post-processing (red), augmentation (orange), baseline (gray). [See accompanying figure files for formatted table-figures per outcome.]</w:t>
      </w:r>
      <w:r w:rsidDel="00000000" w:rsidR="00000000" w:rsidRPr="00000000">
        <w:rPr>
          <w:rtl w:val="0"/>
        </w:rPr>
      </w:r>
    </w:p>
    <w:p w:rsidR="00000000" w:rsidDel="00000000" w:rsidP="00000000" w:rsidRDefault="00000000" w:rsidRPr="00000000" w14:paraId="00000099">
      <w:pPr>
        <w:spacing w:after="200" w:before="240" w:line="480" w:lineRule="auto"/>
        <w:rPr/>
      </w:pPr>
      <w:r w:rsidDel="00000000" w:rsidR="00000000" w:rsidRPr="00000000">
        <w:rPr>
          <w:b w:val="1"/>
          <w:bCs w:val="1"/>
          <w:i w:val="1"/>
          <w:iCs w:val="1"/>
          <w:rtl w:val="0"/>
        </w:rPr>
        <w:t xml:space="preserve">Performance–fairness trade-off</w:t>
      </w:r>
      <w:r w:rsidDel="00000000" w:rsidR="00000000" w:rsidRPr="00000000">
        <w:rPr>
          <w:rtl w:val="0"/>
        </w:rPr>
      </w:r>
    </w:p>
    <w:p w:rsidR="00000000" w:rsidDel="00000000" w:rsidP="00000000" w:rsidRDefault="00000000" w:rsidRPr="00000000" w14:paraId="0000009A">
      <w:pPr>
        <w:spacing w:after="200" w:line="480" w:lineRule="auto"/>
        <w:rPr/>
      </w:pPr>
      <w:r w:rsidDel="00000000" w:rsidR="00000000" w:rsidRPr="00000000">
        <w:rPr>
          <w:rtl w:val="0"/>
        </w:rPr>
        <w:t xml:space="preserve">A central question in algorithmic fairness is whether improving fairness necessarily degrades predictive performance [34,35]. Fig 3 presents the Pareto frontier for score-based methods (pre-processing, in-processing, and augmentation), plotting AUROC against TPR gap for each outcome. The results challenge the assumption of a steep accuracy–fairness trade-off.</w:t>
      </w:r>
    </w:p>
    <w:p w:rsidR="00000000" w:rsidDel="00000000" w:rsidP="00000000" w:rsidRDefault="00000000" w:rsidRPr="00000000" w14:paraId="0000009B">
      <w:pPr>
        <w:spacing w:after="200" w:line="480" w:lineRule="auto"/>
        <w:rPr/>
      </w:pPr>
      <w:r w:rsidDel="00000000" w:rsidR="00000000" w:rsidRPr="00000000">
        <w:rPr>
          <w:rtl w:val="0"/>
        </w:rPr>
        <w:t xml:space="preserve">For EUROD, GridSearch_TPR achieved a 93.4% reduction in TPR gap (from 0.104 to 0.007) with only a 1.1% decrease in AUROC (from 0.834 to 0.825). Similarly, for SRH, PrejudiceRemover reduced the TPR gap by 85.1% (from 0.088 to 0.013) with a 0.6% AUROC decrease. The Pareto-optimal methods consistently came from the in-processing category, occupying the upper-left region of the scatter plots (high AUROC, low TPR gap). By contrast, augmentation methods clustered near the baseline, offering neither fairness gains nor performance improvements. Pre-processing methods occupied an intermediate position, with Reweighing and FairSMOTE offering moderate fairness improvements at minimal performance cost.</w:t>
      </w:r>
    </w:p>
    <w:p w:rsidR="00000000" w:rsidDel="00000000" w:rsidP="00000000" w:rsidRDefault="00000000" w:rsidRPr="00000000" w14:paraId="0000009C">
      <w:pPr>
        <w:spacing w:after="200" w:line="480" w:lineRule="auto"/>
        <w:rPr/>
      </w:pPr>
      <w:r w:rsidDel="00000000" w:rsidR="00000000" w:rsidRPr="00000000">
        <w:rPr>
          <w:b w:val="1"/>
          <w:bCs w:val="1"/>
          <w:sz w:val="22"/>
          <w:szCs w:val="22"/>
          <w:rtl w:val="0"/>
        </w:rPr>
        <w:t xml:space="preserve">Fig 3. Performance–fairness trade-off for score-based methods.</w:t>
      </w:r>
      <w:r w:rsidDel="00000000" w:rsidR="00000000" w:rsidRPr="00000000">
        <w:rPr>
          <w:sz w:val="22"/>
          <w:szCs w:val="22"/>
          <w:rtl w:val="0"/>
        </w:rPr>
        <w:t xml:space="preserve"> Scatter plots of AUROC (y-axis, higher is better) versus TPR gap (x-axis, lower is fairer) for each outcome. Points are color-coded by category and shaped by whether protected attributes are required at inference. The dashed line indicates baseline AUROC. Pareto-optimal methods are highlighted.</w:t>
      </w:r>
      <w:r w:rsidDel="00000000" w:rsidR="00000000" w:rsidRPr="00000000">
        <w:rPr>
          <w:rtl w:val="0"/>
        </w:rPr>
      </w:r>
    </w:p>
    <w:p w:rsidR="00000000" w:rsidDel="00000000" w:rsidP="00000000" w:rsidRDefault="00000000" w:rsidRPr="00000000" w14:paraId="0000009D">
      <w:pPr>
        <w:spacing w:after="200" w:before="240" w:line="480" w:lineRule="auto"/>
        <w:rPr/>
      </w:pPr>
      <w:r w:rsidDel="00000000" w:rsidR="00000000" w:rsidRPr="00000000">
        <w:rPr>
          <w:b w:val="1"/>
          <w:bCs w:val="1"/>
          <w:i w:val="1"/>
          <w:iCs w:val="1"/>
          <w:rtl w:val="0"/>
        </w:rPr>
        <w:t xml:space="preserve">Method categorization and deployability</w:t>
      </w:r>
      <w:r w:rsidDel="00000000" w:rsidR="00000000" w:rsidRPr="00000000">
        <w:rPr>
          <w:rtl w:val="0"/>
        </w:rPr>
      </w:r>
    </w:p>
    <w:p w:rsidR="00000000" w:rsidDel="00000000" w:rsidP="00000000" w:rsidRDefault="00000000" w:rsidRPr="00000000" w14:paraId="0000009E">
      <w:pPr>
        <w:spacing w:after="200" w:line="480" w:lineRule="auto"/>
        <w:rPr/>
      </w:pPr>
      <w:r w:rsidDel="00000000" w:rsidR="00000000" w:rsidRPr="00000000">
        <w:rPr>
          <w:rtl w:val="0"/>
        </w:rPr>
        <w:t xml:space="preserve">Table 3 presents a practical categorization of all methods based on their usability, potential for harm, and deployability tier. Among the 26 methods, 19 were classified as usable (maintaining acceptable sensitivity and specificity), 1 as harmful (CalibEqOdds), and 1 as weak (LFR, with near-random discrimination).</w:t>
      </w:r>
    </w:p>
    <w:p w:rsidR="00000000" w:rsidDel="00000000" w:rsidP="00000000" w:rsidRDefault="00000000" w:rsidRPr="00000000" w14:paraId="0000009F">
      <w:pPr>
        <w:spacing w:after="200" w:line="480" w:lineRule="auto"/>
        <w:rPr/>
      </w:pPr>
      <w:r w:rsidDel="00000000" w:rsidR="00000000" w:rsidRPr="00000000">
        <w:rPr>
          <w:rtl w:val="0"/>
        </w:rPr>
        <w:t xml:space="preserve">Applying our three-tier deployability framework, 11 methods were classified as Tier 1 (fully deployable: protected attribute required only during training). These include Reweighing, FairSMOTE, LabelFlipping, SampleWeighting, PrejudiceRemover, ExpGrad_DP, ExpGrad_EO, ExpGrad_TPR, GridSearch_TPR, and all four data augmentation methods. Tier 2 (conditionally deployable: protected attribute required for threshold calibration) included ThreshOpt_TPR, ThreshOpt_EO, ThreshOpt_DP, and RejectOption. Tier 3 (non-deployable without protected attribute: required at each prediction) included DIR, CorrelationRemover, LFR, GridSearch_EO, AdvDebiasing, FairGBM, EqOdds_PP, and CalibEqOdds. This distinction is particularly salient under the GDPR, which restricts the processing of sensitive personal data at the point of decision-making [43].</w:t>
      </w:r>
    </w:p>
    <w:p w:rsidR="00000000" w:rsidDel="00000000" w:rsidP="00000000" w:rsidRDefault="00000000" w:rsidRPr="00000000" w14:paraId="000000A0">
      <w:pPr>
        <w:spacing w:after="200" w:line="480" w:lineRule="auto"/>
        <w:rPr/>
      </w:pPr>
      <w:r w:rsidDel="00000000" w:rsidR="00000000" w:rsidRPr="00000000">
        <w:rPr>
          <w:rtl w:val="0"/>
        </w:rPr>
        <w:t xml:space="preserve">Among Tier 1 methods, GridSearch_TPR and ExpGrad_TPR consistently achieved the best fairness–performance balance, representing the recommended first-line approaches for privacy-preserving deployment. Notably, the best Tier 1 methods outperformed the best Tier 3 methods on the fairness–AUROC Pareto frontier, indicating that the most effective approaches are also the most practically deployable.</w:t>
      </w:r>
    </w:p>
    <w:p w:rsidR="00000000" w:rsidDel="00000000" w:rsidP="00000000" w:rsidRDefault="00000000" w:rsidRPr="00000000" w14:paraId="000000A1">
      <w:pPr>
        <w:spacing w:after="200" w:before="240" w:line="480" w:lineRule="auto"/>
        <w:rPr/>
      </w:pPr>
      <w:r w:rsidDel="00000000" w:rsidR="00000000" w:rsidRPr="00000000">
        <w:rPr>
          <w:b w:val="1"/>
          <w:bCs w:val="1"/>
          <w:i w:val="1"/>
          <w:iCs w:val="1"/>
          <w:rtl w:val="0"/>
        </w:rPr>
        <w:t xml:space="preserve">Cross-national heterogeneity</w:t>
      </w:r>
      <w:r w:rsidDel="00000000" w:rsidR="00000000" w:rsidRPr="00000000">
        <w:rPr>
          <w:rtl w:val="0"/>
        </w:rPr>
      </w:r>
    </w:p>
    <w:p w:rsidR="00000000" w:rsidDel="00000000" w:rsidP="00000000" w:rsidRDefault="00000000" w:rsidRPr="00000000" w14:paraId="000000A2">
      <w:pPr>
        <w:spacing w:after="200" w:line="480" w:lineRule="auto"/>
        <w:rPr/>
      </w:pPr>
      <w:r w:rsidDel="00000000" w:rsidR="00000000" w:rsidRPr="00000000">
        <w:rPr>
          <w:rtl w:val="0"/>
        </w:rPr>
        <w:t xml:space="preserve">Country-level analyses revealed that the direction of fairness improvements was consistent across the five European countries analyzed (Austria, Germany, Netherlands, Spain, Sweden), though the magnitude of baseline disparities and improvement effects varied (Fig 4). For EUROD, baseline TPR gaps were largest in Germany (0.223) and Austria (0.211) and smallest in the Netherlands (0.069). Bias mitigation methods that were effective overall (e.g., Reweighing, GridSearch_TPR) reduced TPR gaps in all countries, but proportional reductions were larger in countries with greater baseline disparities. This pattern suggests that fairness interventions are most impactful where they are most needed.</w:t>
      </w:r>
    </w:p>
    <w:p w:rsidR="00000000" w:rsidDel="00000000" w:rsidP="00000000" w:rsidRDefault="00000000" w:rsidRPr="00000000" w14:paraId="000000A3">
      <w:pPr>
        <w:spacing w:after="200" w:line="480" w:lineRule="auto"/>
        <w:rPr/>
      </w:pPr>
      <w:r w:rsidDel="00000000" w:rsidR="00000000" w:rsidRPr="00000000">
        <w:rPr>
          <w:b w:val="1"/>
          <w:bCs w:val="1"/>
          <w:sz w:val="22"/>
          <w:szCs w:val="22"/>
          <w:rtl w:val="0"/>
        </w:rPr>
        <w:t xml:space="preserve">Fig 4. Cross-national heterogeneity in TPR gaps.</w:t>
      </w:r>
      <w:r w:rsidDel="00000000" w:rsidR="00000000" w:rsidRPr="00000000">
        <w:rPr>
          <w:sz w:val="22"/>
          <w:szCs w:val="22"/>
          <w:rtl w:val="0"/>
        </w:rPr>
        <w:t xml:space="preserve"> Heatmap showing TPR gaps by method and country for each outcome, revealing consistent improvement directions but varying effect magnitudes across European contexts.</w:t>
      </w:r>
      <w:r w:rsidDel="00000000" w:rsidR="00000000" w:rsidRPr="00000000">
        <w:rPr>
          <w:rtl w:val="0"/>
        </w:rPr>
      </w:r>
    </w:p>
    <w:p w:rsidR="00000000" w:rsidDel="00000000" w:rsidP="00000000" w:rsidRDefault="00000000" w:rsidRPr="00000000" w14:paraId="000000A4">
      <w:pPr>
        <w:spacing w:after="200" w:before="240" w:line="480" w:lineRule="auto"/>
        <w:rPr/>
      </w:pPr>
      <w:r w:rsidDel="00000000" w:rsidR="00000000" w:rsidRPr="00000000">
        <w:rPr>
          <w:b w:val="1"/>
          <w:bCs w:val="1"/>
          <w:i w:val="1"/>
          <w:iCs w:val="1"/>
          <w:rtl w:val="0"/>
        </w:rPr>
        <w:t xml:space="preserve">Robustness and stability</w:t>
      </w:r>
      <w:r w:rsidDel="00000000" w:rsidR="00000000" w:rsidRPr="00000000">
        <w:rPr>
          <w:rtl w:val="0"/>
        </w:rPr>
      </w:r>
    </w:p>
    <w:p w:rsidR="00000000" w:rsidDel="00000000" w:rsidP="00000000" w:rsidRDefault="00000000" w:rsidRPr="00000000" w14:paraId="000000A5">
      <w:pPr>
        <w:spacing w:after="200" w:line="480" w:lineRule="auto"/>
        <w:rPr/>
      </w:pPr>
      <w:r w:rsidDel="00000000" w:rsidR="00000000" w:rsidRPr="00000000">
        <w:rPr>
          <w:rtl w:val="0"/>
        </w:rPr>
        <w:t xml:space="preserve">Cross-validation fold stability analysis confirmed that the reported results are robust across data splits (S2 Fig). Standard deviations of AUROC across folds were small (0.002–0.007 for most methods), and TPR gap estimates showed acceptable variability (SD 0.004–0.038). The 95% confidence intervals for TPR gap differences between methods and baseline did not overlap zero for methods classified as achieving significant improvement, supporting the reliability of our rankings.</w:t>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40" w:before="360" w:line="480" w:lineRule="auto"/>
        <w:rPr/>
      </w:pPr>
      <w:bookmarkStart w:colFirst="0" w:colLast="0" w:name="_heading=h.9fl5328ovgqo" w:id="6"/>
      <w:bookmarkEnd w:id="6"/>
      <w:r w:rsidDel="00000000" w:rsidR="00000000" w:rsidRPr="00000000">
        <w:rPr>
          <w:rtl w:val="0"/>
        </w:rPr>
        <w:t xml:space="preserve">Discussion</w:t>
      </w:r>
    </w:p>
    <w:sdt>
      <w:sdtPr>
        <w:id w:val="1649299819"/>
        <w:tag w:val="goog_rdk_53"/>
      </w:sdtPr>
      <w:sdtContent>
        <w:p w:rsidR="00000000" w:rsidDel="00000000" w:rsidP="00000000" w:rsidRDefault="00000000" w:rsidRPr="00000000" w14:paraId="000000A8">
          <w:pPr>
            <w:spacing w:after="200" w:line="480" w:lineRule="auto"/>
            <w:rPr>
              <w:del w:author="Microsoft Office User" w:id="16" w:date="2026-02-07T08:25:00Z"/>
            </w:rPr>
          </w:pPr>
          <w:sdt>
            <w:sdtPr>
              <w:id w:val="-129202120"/>
              <w:tag w:val="goog_rdk_51"/>
            </w:sdtPr>
            <w:sdtContent>
              <w:ins w:author="Microsoft Office User" w:id="16" w:date="2026-02-07T08:25:00Z">
                <w:r w:rsidDel="00000000" w:rsidR="00000000" w:rsidRPr="00000000">
                  <w:rPr>
                    <w:rtl w:val="0"/>
                  </w:rPr>
                  <w:t xml:space="preserve">Our study </w:t>
                </w:r>
              </w:ins>
            </w:sdtContent>
          </w:sdt>
          <w:sdt>
            <w:sdtPr>
              <w:id w:val="-2032734932"/>
              <w:tag w:val="goog_rdk_52"/>
            </w:sdtPr>
            <w:sdtContent>
              <w:del w:author="Microsoft Office User" w:id="16" w:date="2026-02-07T08:25:00Z">
                <w:r w:rsidDel="00000000" w:rsidR="00000000" w:rsidRPr="00000000">
                  <w:rPr>
                    <w:rtl w:val="0"/>
                  </w:rPr>
                  <w:delText xml:space="preserve">This study provides, to our knowledge, the most comprehensive benchmark of algorithmic fairness methods for healthcare applications to date, evaluating 26 methods across four health outcomes in a large European dataset. Our findings yield several important insights for both the algorithmic fairness and public health communities.</w:delText>
                </w:r>
              </w:del>
            </w:sdtContent>
          </w:sdt>
        </w:p>
      </w:sdtContent>
    </w:sdt>
    <w:sdt>
      <w:sdtPr>
        <w:id w:val="-1487391375"/>
        <w:tag w:val="goog_rdk_55"/>
      </w:sdtPr>
      <w:sdtContent>
        <w:p w:rsidR="00000000" w:rsidDel="00000000" w:rsidP="00000000" w:rsidRDefault="00000000" w:rsidRPr="00000000" w14:paraId="000000A9">
          <w:pPr>
            <w:spacing w:after="200" w:before="240" w:line="480" w:lineRule="auto"/>
            <w:rPr>
              <w:del w:author="Microsoft Office User" w:id="16" w:date="2026-02-07T08:25:00Z"/>
            </w:rPr>
          </w:pPr>
          <w:sdt>
            <w:sdtPr>
              <w:id w:val="-1800941081"/>
              <w:tag w:val="goog_rdk_54"/>
            </w:sdtPr>
            <w:sdtContent>
              <w:del w:author="Microsoft Office User" w:id="16" w:date="2026-02-07T08:25:00Z">
                <w:r w:rsidDel="00000000" w:rsidR="00000000" w:rsidRPr="00000000">
                  <w:rPr>
                    <w:b w:val="1"/>
                    <w:bCs w:val="1"/>
                    <w:i w:val="1"/>
                    <w:iCs w:val="1"/>
                    <w:rtl w:val="0"/>
                  </w:rPr>
                  <w:delText xml:space="preserve">Principal findings</w:delText>
                </w:r>
                <w:r w:rsidDel="00000000" w:rsidR="00000000" w:rsidRPr="00000000">
                  <w:rPr>
                    <w:rtl w:val="0"/>
                  </w:rPr>
                </w:r>
              </w:del>
            </w:sdtContent>
          </w:sdt>
        </w:p>
      </w:sdtContent>
    </w:sdt>
    <w:sdt>
      <w:sdtPr>
        <w:id w:val="1731198615"/>
        <w:tag w:val="goog_rdk_66"/>
      </w:sdtPr>
      <w:sdtContent>
        <w:p w:rsidR="00000000" w:rsidDel="00000000" w:rsidP="00000000" w:rsidRDefault="00000000" w:rsidRPr="00000000" w14:paraId="000000AA">
          <w:pPr>
            <w:spacing w:after="200" w:line="480" w:lineRule="auto"/>
            <w:rPr>
              <w:del w:author="Microsoft Office User" w:id="21" w:date="2026-02-07T08:30:00Z"/>
            </w:rPr>
          </w:pPr>
          <w:sdt>
            <w:sdtPr>
              <w:id w:val="-439276630"/>
              <w:tag w:val="goog_rdk_56"/>
            </w:sdtPr>
            <w:sdtContent>
              <w:del w:author="Microsoft Office User" w:id="16" w:date="2026-02-07T08:25:00Z">
                <w:r w:rsidDel="00000000" w:rsidR="00000000" w:rsidRPr="00000000">
                  <w:rPr>
                    <w:rtl w:val="0"/>
                  </w:rPr>
                  <w:delText xml:space="preserve">First, we demonstrate that standard</w:delText>
                </w:r>
              </w:del>
            </w:sdtContent>
          </w:sdt>
          <w:sdt>
            <w:sdtPr>
              <w:id w:val="-753764921"/>
              <w:tag w:val="goog_rdk_57"/>
            </w:sdtPr>
            <w:sdtContent>
              <w:ins w:author="Microsoft Office User" w:id="17" w:date="2026-02-07T08:28:00Z">
                <w:r w:rsidDel="00000000" w:rsidR="00000000" w:rsidRPr="00000000">
                  <w:rPr>
                    <w:rtl w:val="0"/>
                  </w:rPr>
                  <w:t xml:space="preserve">found baseline machine learning</w:t>
                </w:r>
              </w:ins>
            </w:sdtContent>
          </w:sdt>
          <w:sdt>
            <w:sdtPr>
              <w:id w:val="1697939290"/>
              <w:tag w:val="goog_rdk_58"/>
            </w:sdtPr>
            <w:sdtContent>
              <w:del w:author="Microsoft Office User" w:id="17" w:date="2026-02-07T08:28:00Z">
                <w:r w:rsidDel="00000000" w:rsidR="00000000" w:rsidRPr="00000000">
                  <w:rPr>
                    <w:rtl w:val="0"/>
                  </w:rPr>
                  <w:delText xml:space="preserve"> ML</w:delText>
                </w:r>
              </w:del>
            </w:sdtContent>
          </w:sdt>
          <w:r w:rsidDel="00000000" w:rsidR="00000000" w:rsidRPr="00000000">
            <w:rPr>
              <w:rtl w:val="0"/>
            </w:rPr>
            <w:t xml:space="preserve"> models </w:t>
          </w:r>
          <w:sdt>
            <w:sdtPr>
              <w:id w:val="-1691725779"/>
              <w:tag w:val="goog_rdk_59"/>
            </w:sdtPr>
            <w:sdtContent>
              <w:del w:author="Microsoft Office User" w:id="18" w:date="2026-02-07T08:28:00Z">
                <w:r w:rsidDel="00000000" w:rsidR="00000000" w:rsidRPr="00000000">
                  <w:rPr>
                    <w:rtl w:val="0"/>
                  </w:rPr>
                  <w:delText xml:space="preserve">for health outcome prediction </w:delText>
                </w:r>
              </w:del>
            </w:sdtContent>
          </w:sdt>
          <w:r w:rsidDel="00000000" w:rsidR="00000000" w:rsidRPr="00000000">
            <w:rPr>
              <w:rtl w:val="0"/>
            </w:rPr>
            <w:t xml:space="preserve">exhibit</w:t>
          </w:r>
          <w:sdt>
            <w:sdtPr>
              <w:id w:val="81401028"/>
              <w:tag w:val="goog_rdk_60"/>
            </w:sdtPr>
            <w:sdtContent>
              <w:ins w:author="Microsoft Office User" w:id="19" w:date="2026-02-07T08:29:00Z">
                <w:r w:rsidDel="00000000" w:rsidR="00000000" w:rsidRPr="00000000">
                  <w:rPr>
                    <w:rtl w:val="0"/>
                  </w:rPr>
                  <w:t xml:space="preserve"> </w:t>
                </w:r>
              </w:ins>
            </w:sdtContent>
          </w:sdt>
          <w:sdt>
            <w:sdtPr>
              <w:id w:val="764150031"/>
              <w:tag w:val="goog_rdk_61"/>
            </w:sdtPr>
            <w:sdtContent>
              <w:del w:author="Microsoft Office User" w:id="19" w:date="2026-02-07T08:29:00Z">
                <w:r w:rsidDel="00000000" w:rsidR="00000000" w:rsidRPr="00000000">
                  <w:rPr>
                    <w:rtl w:val="0"/>
                  </w:rPr>
                  <w:delText xml:space="preserve"> </w:delText>
                </w:r>
              </w:del>
            </w:sdtContent>
          </w:sdt>
          <w:r w:rsidDel="00000000" w:rsidR="00000000" w:rsidRPr="00000000">
            <w:rPr>
              <w:rtl w:val="0"/>
            </w:rPr>
            <w:t xml:space="preserve">substantial </w:t>
          </w:r>
          <w:sdt>
            <w:sdtPr>
              <w:id w:val="-267052555"/>
              <w:tag w:val="goog_rdk_62"/>
            </w:sdtPr>
            <w:sdtContent>
              <w:ins w:author="Microsoft Office User" w:id="20" w:date="2026-02-07T08:29:00Z">
                <w:r w:rsidDel="00000000" w:rsidR="00000000" w:rsidRPr="00000000">
                  <w:rPr>
                    <w:rtl w:val="0"/>
                  </w:rPr>
                  <w:t xml:space="preserve">differences in detection performance of poor health and wellbeing status, </w:t>
                </w:r>
              </w:ins>
            </w:sdtContent>
          </w:sdt>
          <w:sdt>
            <w:sdtPr>
              <w:id w:val="-265121190"/>
              <w:tag w:val="goog_rdk_63"/>
            </w:sdtPr>
            <w:sdtContent>
              <w:del w:author="Microsoft Office User" w:id="20" w:date="2026-02-07T08:29:00Z">
                <w:r w:rsidDel="00000000" w:rsidR="00000000" w:rsidRPr="00000000">
                  <w:rPr>
                    <w:rtl w:val="0"/>
                  </w:rPr>
                  <w:delText xml:space="preserve">socioeconomic disparities, </w:delText>
                </w:r>
              </w:del>
            </w:sdtContent>
          </w:sdt>
          <w:r w:rsidDel="00000000" w:rsidR="00000000" w:rsidRPr="00000000">
            <w:rPr>
              <w:rtl w:val="0"/>
            </w:rPr>
            <w:t xml:space="preserve">with the lowe</w:t>
          </w:r>
          <w:sdt>
            <w:sdtPr>
              <w:id w:val="1564165406"/>
              <w:tag w:val="goog_rdk_64"/>
            </w:sdtPr>
            <w:sdtContent>
              <w:ins w:author="Microsoft Office User" w:id="21" w:date="2026-02-07T08:30:00Z">
                <w:r w:rsidDel="00000000" w:rsidR="00000000" w:rsidRPr="00000000">
                  <w:rPr>
                    <w:rtl w:val="0"/>
                  </w:rPr>
                  <w:t xml:space="preserve">r true positive rates for lower-income groups, a pattern that may progagate disparities in downstream policy decision-making. Importantly, </w:t>
                </w:r>
              </w:ins>
            </w:sdtContent>
          </w:sdt>
          <w:sdt>
            <w:sdtPr>
              <w:id w:val="876051951"/>
              <w:tag w:val="goog_rdk_65"/>
            </w:sdtPr>
            <w:sdtContent>
              <w:del w:author="Microsoft Office User" w:id="21" w:date="2026-02-07T08:30:00Z">
                <w:r w:rsidDel="00000000" w:rsidR="00000000" w:rsidRPr="00000000">
                  <w:rPr>
                    <w:rtl w:val="0"/>
                  </w:rPr>
                  <w:delText xml:space="preserve">st-income quintile experiencing significantly lower detection rates across all four outcomes. These disparities are clinically meaningful: a TPR gap of 0.17 for life satisfaction means that roughly 17% fewer low-income individuals with poor life satisfaction are correctly identified compared to their higher-income counterparts, directly impacting resource allocation and intervention targeting. This finding is consistent with prior evidence of income-related health inequalities among older Europeans [44,45].</w:delText>
                </w:r>
              </w:del>
            </w:sdtContent>
          </w:sdt>
        </w:p>
      </w:sdtContent>
    </w:sdt>
    <w:p w:rsidR="00000000" w:rsidDel="00000000" w:rsidP="00000000" w:rsidRDefault="00000000" w:rsidRPr="00000000" w14:paraId="000000AB">
      <w:pPr>
        <w:spacing w:after="200" w:line="480" w:lineRule="auto"/>
        <w:rPr/>
      </w:pPr>
      <w:sdt>
        <w:sdtPr>
          <w:id w:val="2084544790"/>
          <w:tag w:val="goog_rdk_67"/>
        </w:sdtPr>
        <w:sdtContent>
          <w:del w:author="Microsoft Office User" w:id="21" w:date="2026-02-07T08:30:00Z">
            <w:r w:rsidDel="00000000" w:rsidR="00000000" w:rsidRPr="00000000">
              <w:rPr>
                <w:rtl w:val="0"/>
              </w:rPr>
              <w:delText xml:space="preserve">Second, </w:delText>
            </w:r>
          </w:del>
        </w:sdtContent>
      </w:sdt>
      <w:sdt>
        <w:sdtPr>
          <w:id w:val="33399775"/>
          <w:tag w:val="goog_rdk_68"/>
        </w:sdtPr>
        <w:sdtContent>
          <w:ins w:author="Microsoft Office User" w:id="22" w:date="2026-02-07T08:31:00Z">
            <w:r w:rsidDel="00000000" w:rsidR="00000000" w:rsidRPr="00000000">
              <w:rPr>
                <w:rtl w:val="0"/>
              </w:rPr>
              <w:t xml:space="preserve">o</w:t>
            </w:r>
          </w:ins>
        </w:sdtContent>
      </w:sdt>
      <w:sdt>
        <w:sdtPr>
          <w:id w:val="-1995037616"/>
          <w:tag w:val="goog_rdk_69"/>
        </w:sdtPr>
        <w:sdtContent>
          <w:del w:author="Microsoft Office User" w:id="22" w:date="2026-02-07T08:31:00Z">
            <w:r w:rsidDel="00000000" w:rsidR="00000000" w:rsidRPr="00000000">
              <w:rPr>
                <w:rtl w:val="0"/>
              </w:rPr>
              <w:delText xml:space="preserve">o</w:delText>
            </w:r>
          </w:del>
        </w:sdtContent>
      </w:sdt>
      <w:r w:rsidDel="00000000" w:rsidR="00000000" w:rsidRPr="00000000">
        <w:rPr>
          <w:rtl w:val="0"/>
        </w:rPr>
        <w:t xml:space="preserve">ur results challenge the commonly held assumption of a steep accuracy–fairness trade-off. The best-performing in-processing methods achieved 80–94% reductions in TPR gaps while maintaining AUROC within 1–3% of baseline. This finding is consistent with emerging evidence suggesting that the trade-off is often overstated in practice [34] and that fairness constraints can sometimes serve as beneficial regularizers. Corbett-Davies et al. [35] have argued that the perceived trade-off often reflects an incomplete understanding of fairness criteria rather than a fundamental constraint.</w:t>
      </w:r>
    </w:p>
    <w:sdt>
      <w:sdtPr>
        <w:id w:val="-618527474"/>
        <w:tag w:val="goog_rdk_74"/>
      </w:sdtPr>
      <w:sdtContent>
        <w:p w:rsidR="00000000" w:rsidDel="00000000" w:rsidP="00000000" w:rsidRDefault="00000000" w:rsidRPr="00000000" w14:paraId="000000AC">
          <w:pPr>
            <w:spacing w:after="200" w:line="480" w:lineRule="auto"/>
            <w:rPr>
              <w:del w:author="Microsoft Office User" w:id="24" w:date="2026-02-07T08:31:00Z"/>
            </w:rPr>
          </w:pPr>
          <w:sdt>
            <w:sdtPr>
              <w:id w:val="-549488973"/>
              <w:tag w:val="goog_rdk_71"/>
            </w:sdtPr>
            <w:sdtContent>
              <w:ins w:author="Microsoft Office User" w:id="23" w:date="2026-02-07T08:31:00Z">
                <w:r w:rsidDel="00000000" w:rsidR="00000000" w:rsidRPr="00000000">
                  <w:rPr>
                    <w:rtl w:val="0"/>
                  </w:rPr>
                  <w:t xml:space="preserve">W</w:t>
                </w:r>
              </w:ins>
            </w:sdtContent>
          </w:sdt>
          <w:sdt>
            <w:sdtPr>
              <w:id w:val="953570720"/>
              <w:tag w:val="goog_rdk_72"/>
            </w:sdtPr>
            <w:sdtContent>
              <w:del w:author="Microsoft Office User" w:id="23" w:date="2026-02-07T08:31:00Z">
                <w:r w:rsidDel="00000000" w:rsidR="00000000" w:rsidRPr="00000000">
                  <w:rPr>
                    <w:rtl w:val="0"/>
                  </w:rPr>
                  <w:delText xml:space="preserve">Third, w</w:delText>
                </w:r>
              </w:del>
            </w:sdtContent>
          </w:sdt>
          <w:r w:rsidDel="00000000" w:rsidR="00000000" w:rsidRPr="00000000">
            <w:rPr>
              <w:rtl w:val="0"/>
            </w:rPr>
            <w:t xml:space="preserve">e provide a clear ranking of method categories: in-processing methods (particularly constrained optimization) consistently outperform pre-processing, post-processing, and augmentation approaches. This hierarchy was stable across all four outcomes and five countries, providing robust guidance for practitioners.</w:t>
          </w:r>
          <w:sdt>
            <w:sdtPr>
              <w:id w:val="-2112853593"/>
              <w:tag w:val="goog_rdk_73"/>
            </w:sdtPr>
            <w:sdtContent>
              <w:del w:author="Microsoft Office User" w:id="24" w:date="2026-02-07T08:31:00Z">
                <w:r w:rsidDel="00000000" w:rsidR="00000000" w:rsidRPr="00000000">
                  <w:rPr>
                    <w:rtl w:val="0"/>
                  </w:rPr>
                </w:r>
              </w:del>
            </w:sdtContent>
          </w:sdt>
        </w:p>
      </w:sdtContent>
    </w:sdt>
    <w:sdt>
      <w:sdtPr>
        <w:id w:val="1838536994"/>
        <w:tag w:val="goog_rdk_77"/>
      </w:sdtPr>
      <w:sdtContent>
        <w:p w:rsidR="00000000" w:rsidDel="00000000" w:rsidP="00000000" w:rsidRDefault="00000000" w:rsidRPr="00000000" w14:paraId="000000AD">
          <w:pPr>
            <w:spacing w:after="200" w:line="480" w:lineRule="auto"/>
            <w:rPr>
              <w:ins w:author="Microsoft Office User" w:id="24" w:date="2026-02-07T08:31:00Z"/>
            </w:rPr>
          </w:pPr>
          <w:sdt>
            <w:sdtPr>
              <w:id w:val="-1578203974"/>
              <w:tag w:val="goog_rdk_76"/>
            </w:sdtPr>
            <w:sdtContent>
              <w:ins w:author="Microsoft Office User" w:id="24" w:date="2026-02-07T08:31:00Z">
                <w:r w:rsidDel="00000000" w:rsidR="00000000" w:rsidRPr="00000000">
                  <w:rPr>
                    <w:rtl w:val="0"/>
                  </w:rPr>
                </w:r>
              </w:ins>
            </w:sdtContent>
          </w:sdt>
        </w:p>
      </w:sdtContent>
    </w:sdt>
    <w:p w:rsidR="00000000" w:rsidDel="00000000" w:rsidP="00000000" w:rsidRDefault="00000000" w:rsidRPr="00000000" w14:paraId="000000AE">
      <w:pPr>
        <w:spacing w:after="200" w:line="480" w:lineRule="auto"/>
        <w:rPr/>
      </w:pPr>
      <w:sdt>
        <w:sdtPr>
          <w:id w:val="-1035541407"/>
          <w:tag w:val="goog_rdk_78"/>
        </w:sdtPr>
        <w:sdtContent>
          <w:ins w:author="Microsoft Office User" w:id="24" w:date="2026-02-07T08:31:00Z">
            <w:r w:rsidDel="00000000" w:rsidR="00000000" w:rsidRPr="00000000">
              <w:rPr>
                <w:rtl w:val="0"/>
              </w:rPr>
              <w:t xml:space="preserve">Our study indicate that </w:t>
            </w:r>
          </w:ins>
        </w:sdtContent>
      </w:sdt>
      <w:sdt>
        <w:sdtPr>
          <w:id w:val="1030940568"/>
          <w:tag w:val="goog_rdk_79"/>
        </w:sdtPr>
        <w:sdtContent>
          <w:del w:author="Microsoft Office User" w:id="25" w:date="2026-02-07T08:31:00Z">
            <w:r w:rsidDel="00000000" w:rsidR="00000000" w:rsidRPr="00000000">
              <w:rPr>
                <w:rtl w:val="0"/>
              </w:rPr>
              <w:delText xml:space="preserve">Fourth, the identification of </w:delText>
            </w:r>
          </w:del>
        </w:sdtContent>
      </w:sdt>
      <w:r w:rsidDel="00000000" w:rsidR="00000000" w:rsidRPr="00000000">
        <w:rPr>
          <w:rtl w:val="0"/>
        </w:rPr>
        <w:t xml:space="preserve">CalibEqOdds</w:t>
      </w:r>
      <w:sdt>
        <w:sdtPr>
          <w:id w:val="-1445529298"/>
          <w:tag w:val="goog_rdk_80"/>
        </w:sdtPr>
        <w:sdtContent>
          <w:ins w:author="Microsoft Office User" w:id="26" w:date="2026-02-07T08:34:00Z">
            <w:r w:rsidDel="00000000" w:rsidR="00000000" w:rsidRPr="00000000">
              <w:rPr>
                <w:rtl w:val="0"/>
              </w:rPr>
              <w:t xml:space="preserve">, a method commonly included in fairness toolkits, </w:t>
            </w:r>
          </w:ins>
        </w:sdtContent>
      </w:sdt>
      <w:sdt>
        <w:sdtPr>
          <w:id w:val="-905316660"/>
          <w:tag w:val="goog_rdk_81"/>
        </w:sdtPr>
        <w:sdtContent>
          <w:del w:author="Microsoft Office User" w:id="26" w:date="2026-02-07T08:34:00Z">
            <w:r w:rsidDel="00000000" w:rsidR="00000000" w:rsidRPr="00000000">
              <w:rPr>
                <w:rtl w:val="0"/>
              </w:rPr>
              <w:delText xml:space="preserve"> </w:delText>
            </w:r>
          </w:del>
        </w:sdtContent>
      </w:sdt>
      <w:sdt>
        <w:sdtPr>
          <w:id w:val="379465812"/>
          <w:tag w:val="goog_rdk_82"/>
        </w:sdtPr>
        <w:sdtContent>
          <w:ins w:author="Microsoft Office User" w:id="27" w:date="2026-02-07T08:32:00Z">
            <w:r w:rsidDel="00000000" w:rsidR="00000000" w:rsidRPr="00000000">
              <w:rPr>
                <w:rtl w:val="0"/>
              </w:rPr>
              <w:t xml:space="preserve">may have adverse impact on model fairness. The findings suggests that its application may require additional validation and contextual scrutiny, and that clearer guidance regarding its use is warranted.  </w:t>
            </w:r>
          </w:ins>
        </w:sdtContent>
      </w:sdt>
      <w:sdt>
        <w:sdtPr>
          <w:id w:val="460062583"/>
          <w:tag w:val="goog_rdk_83"/>
        </w:sdtPr>
        <w:sdtContent>
          <w:del w:author="Microsoft Office User" w:id="27" w:date="2026-02-07T08:32:00Z">
            <w:r w:rsidDel="00000000" w:rsidR="00000000" w:rsidRPr="00000000">
              <w:rPr>
                <w:rtl w:val="0"/>
              </w:rPr>
              <w:delText xml:space="preserve">as actively harmful across all outcomes is a cautionary finding. This method, which is included in widely used fairness toolkits [32] and could be applied by practitioners unfamiliar with its failure modes, increased TPR gaps by 166–213% above baseline. We recommend explicit warnings in fairness software implementations.</w:delText>
            </w:r>
          </w:del>
        </w:sdtContent>
      </w:sdt>
      <w:r w:rsidDel="00000000" w:rsidR="00000000" w:rsidRPr="00000000">
        <w:rPr>
          <w:rtl w:val="0"/>
        </w:rPr>
      </w:r>
    </w:p>
    <w:p w:rsidR="00000000" w:rsidDel="00000000" w:rsidP="00000000" w:rsidRDefault="00000000" w:rsidRPr="00000000" w14:paraId="000000AF">
      <w:pPr>
        <w:spacing w:after="200" w:before="240" w:line="480" w:lineRule="auto"/>
        <w:rPr/>
      </w:pPr>
      <w:r w:rsidDel="00000000" w:rsidR="00000000" w:rsidRPr="00000000">
        <w:rPr>
          <w:b w:val="1"/>
          <w:bCs w:val="1"/>
          <w:i w:val="1"/>
          <w:iCs w:val="1"/>
          <w:rtl w:val="0"/>
        </w:rPr>
        <w:t xml:space="preserve">Comparison with prior work</w:t>
      </w:r>
      <w:r w:rsidDel="00000000" w:rsidR="00000000" w:rsidRPr="00000000">
        <w:rPr>
          <w:rtl w:val="0"/>
        </w:rPr>
      </w:r>
    </w:p>
    <w:p w:rsidR="00000000" w:rsidDel="00000000" w:rsidP="00000000" w:rsidRDefault="00000000" w:rsidRPr="00000000" w14:paraId="000000B0">
      <w:pPr>
        <w:spacing w:after="200" w:line="480" w:lineRule="auto"/>
        <w:rPr/>
      </w:pPr>
      <w:sdt>
        <w:sdtPr>
          <w:id w:val="-340667281"/>
          <w:tag w:val="goog_rdk_85"/>
        </w:sdtPr>
        <w:sdtContent>
          <w:del w:author="Microsoft Office User" w:id="28" w:date="2026-02-07T08:34:00Z">
            <w:r w:rsidDel="00000000" w:rsidR="00000000" w:rsidRPr="00000000">
              <w:rPr>
                <w:rtl w:val="0"/>
              </w:rPr>
              <w:delText xml:space="preserve">Our study substantially extends the existing healthcare fairness literature. </w:delText>
            </w:r>
          </w:del>
        </w:sdtContent>
      </w:sdt>
      <w:r w:rsidDel="00000000" w:rsidR="00000000" w:rsidRPr="00000000">
        <w:rPr>
          <w:rtl w:val="0"/>
        </w:rPr>
        <w:t xml:space="preserve">Recent comprehensive surveys have catalogued the landscape of fairness definitions and methods [36,37], and systematic reviews have examined fairness in healthcare AI [38]. However, empirical benchmarks remain comparatively scarce in healthcare contexts. Rajkomar et al. [39] evaluated three methods across two outcomes; we evaluate 26 methods across four outcomes. Chen et al. [40] focused on race-based disparities in clinical prediction; we address income-based disparities in a multi-country European context. Pfohl et al. [41] benchmarked fairness methods using electronic health records; our SHARE-based approach uses survey data, enabling analysis of subjective well-being outcomes not captured in clinical datasets. Dang et al. [46] recently evaluated bias correction for depression prediction across four study populations, but examined fewer mitigation methods and focused on different protected attributes. The consistent superiority of in-processing methods in our study aligns with findings from Friedler et al. [42] in non-healthcare domains, suggesting this hierarchy may generalize broadly.</w:t>
      </w:r>
    </w:p>
    <w:p w:rsidR="00000000" w:rsidDel="00000000" w:rsidP="00000000" w:rsidRDefault="00000000" w:rsidRPr="00000000" w14:paraId="000000B1">
      <w:pPr>
        <w:spacing w:after="200" w:line="480" w:lineRule="auto"/>
        <w:rPr/>
      </w:pPr>
      <w:r w:rsidDel="00000000" w:rsidR="00000000" w:rsidRPr="00000000">
        <w:rPr>
          <w:rtl w:val="0"/>
        </w:rPr>
        <w:t xml:space="preserve">Our finding that data augmentation methods are ineffective for fairness improvement contrasts with their success in addressing class imbalance [47]. This distinction is important: the mechanisms generating group-level bias (differential feature distributions, differential outcome measurement) differ fundamentally from those generating class imbalance, and interventions effective for one problem may not address the other.</w:t>
      </w:r>
    </w:p>
    <w:p w:rsidR="00000000" w:rsidDel="00000000" w:rsidP="00000000" w:rsidRDefault="00000000" w:rsidRPr="00000000" w14:paraId="000000B2">
      <w:pPr>
        <w:spacing w:after="200" w:line="480" w:lineRule="auto"/>
        <w:rPr/>
      </w:pPr>
      <w:r w:rsidDel="00000000" w:rsidR="00000000" w:rsidRPr="00000000">
        <w:rPr>
          <w:rtl w:val="0"/>
        </w:rPr>
        <w:t xml:space="preserve">To our knowledge, no prior study has applied fairness-aware ML methods to SHARE survey data, and the use of income quintiles as a protected attribute remains rare in the fairness literature, which has predominantly focused on race and sex [48]. Our work thus fills a gap both in terms of the data source and the dimension of inequality examined.</w:t>
      </w:r>
    </w:p>
    <w:p w:rsidR="00000000" w:rsidDel="00000000" w:rsidP="00000000" w:rsidRDefault="00000000" w:rsidRPr="00000000" w14:paraId="000000B3">
      <w:pPr>
        <w:spacing w:after="200" w:before="240" w:line="480" w:lineRule="auto"/>
        <w:rPr/>
      </w:pPr>
      <w:r w:rsidDel="00000000" w:rsidR="00000000" w:rsidRPr="00000000">
        <w:rPr>
          <w:b w:val="1"/>
          <w:bCs w:val="1"/>
          <w:i w:val="1"/>
          <w:iCs w:val="1"/>
          <w:rtl w:val="0"/>
        </w:rPr>
        <w:t xml:space="preserve">Implications for policy and practice</w:t>
      </w:r>
      <w:r w:rsidDel="00000000" w:rsidR="00000000" w:rsidRPr="00000000">
        <w:rPr>
          <w:rtl w:val="0"/>
        </w:rPr>
      </w:r>
    </w:p>
    <w:p w:rsidR="00000000" w:rsidDel="00000000" w:rsidP="00000000" w:rsidRDefault="00000000" w:rsidRPr="00000000" w14:paraId="000000B4">
      <w:pPr>
        <w:spacing w:after="200" w:line="480" w:lineRule="auto"/>
        <w:rPr/>
      </w:pPr>
      <w:r w:rsidDel="00000000" w:rsidR="00000000" w:rsidRPr="00000000">
        <w:rPr>
          <w:rtl w:val="0"/>
        </w:rPr>
        <w:t xml:space="preserve">Our results have direct implications for the deployment of ML-based health screening and resource allocation tools in European public health systems. We recommend that: (1) baseline fairness audits be conducted as standard practice before deploying health prediction models, stratified by relevant socioeconomic indicators; (2) constrained optimization methods (GridSearch_TPR, ExpGrad_TPR) be adopted as default fairness interventions, given their strong performance, minimal accuracy cost, and deployability without protected attributes; (3) CalibEqOdds be avoided or used only with careful validation; and (4) data augmentation alone not be relied upon for bias mitigation.</w:t>
      </w:r>
    </w:p>
    <w:p w:rsidR="00000000" w:rsidDel="00000000" w:rsidP="00000000" w:rsidRDefault="00000000" w:rsidRPr="00000000" w14:paraId="000000B5">
      <w:pPr>
        <w:spacing w:after="200" w:line="480" w:lineRule="auto"/>
        <w:rPr/>
      </w:pPr>
      <w:r w:rsidDel="00000000" w:rsidR="00000000" w:rsidRPr="00000000">
        <w:rPr>
          <w:rtl w:val="0"/>
        </w:rPr>
        <w:t xml:space="preserve">The deployability dimension of our analysis is particularly relevant under the GDPR, which restricts the processing of sensitive personal data [43]. Methods that achieve fairness without requiring income information at prediction time—such as the recommended in-processing approaches—are inherently more compatible with European privacy frameworks, removing a significant barrier to adoption.</w:t>
      </w:r>
    </w:p>
    <w:sdt>
      <w:sdtPr>
        <w:id w:val="-315330778"/>
        <w:tag w:val="goog_rdk_92"/>
      </w:sdtPr>
      <w:sdtContent>
        <w:p w:rsidR="00000000" w:rsidDel="00000000" w:rsidP="00000000" w:rsidRDefault="00000000" w:rsidRPr="00000000" w14:paraId="000000B6">
          <w:pPr>
            <w:spacing w:after="200" w:line="480" w:lineRule="auto"/>
            <w:jc w:val="both"/>
            <w:rPr>
              <w:ins w:author="陳渝鈞" w:id="29" w:date="2026-02-11T02:05:49Z"/>
              <w:rPrChange w:author="陳渝鈞" w:id="30" w:date="2026-02-11T02:05:49Z">
                <w:rPr/>
              </w:rPrChange>
            </w:rPr>
          </w:pPr>
          <w:sdt>
            <w:sdtPr>
              <w:id w:val="787305925"/>
              <w:tag w:val="goog_rdk_87"/>
            </w:sdtPr>
            <w:sdtContent>
              <w:ins w:author="陳渝鈞" w:id="29" w:date="2026-02-11T02:05:49Z"/>
              <w:sdt>
                <w:sdtPr>
                  <w:id w:val="-859352552"/>
                  <w:tag w:val="goog_rdk_88"/>
                </w:sdtPr>
                <w:sdtContent>
                  <w:ins w:author="陳渝鈞" w:id="29" w:date="2026-02-11T02:05:49Z">
                    <w:r w:rsidDel="00000000" w:rsidR="00000000" w:rsidRPr="00000000">
                      <w:rPr>
                        <w:rtl w:val="0"/>
                        <w:rPrChange w:author="陳渝鈞" w:id="30" w:date="2026-02-11T02:05:49Z">
                          <w:rPr/>
                        </w:rPrChange>
                      </w:rPr>
                      <w:t xml:space="preserve">During the model deployment phase, AI-based solutions require continuous monitoring to address performance and bias drift that may lead to inaccurate or inequitable outcomes. Guidance from the </w:t>
                    </w:r>
                  </w:ins>
                </w:sdtContent>
              </w:sdt>
              <w:ins w:author="陳渝鈞" w:id="29" w:date="2026-02-11T02:05:49Z">
                <w:sdt>
                  <w:sdtPr>
                    <w:id w:val="-1793186830"/>
                    <w:tag w:val="goog_rdk_89"/>
                  </w:sdtPr>
                  <w:sdtContent>
                    <w:commentRangeStart w:id="1"/>
                  </w:sdtContent>
                </w:sdt>
                <w:sdt>
                  <w:sdtPr>
                    <w:id w:val="1952554725"/>
                    <w:tag w:val="goog_rdk_90"/>
                  </w:sdtPr>
                  <w:sdtContent>
                    <w:r w:rsidDel="00000000" w:rsidR="00000000" w:rsidRPr="00000000">
                      <w:rPr>
                        <w:rtl w:val="0"/>
                        <w:rPrChange w:author="陳渝鈞" w:id="30" w:date="2026-02-11T02:05:49Z">
                          <w:rPr/>
                        </w:rPrChange>
                      </w:rPr>
                      <w:t xml:space="preserve">European Parliament, UNECE, and the FAIR-AI framework</w:t>
                    </w:r>
                  </w:sdtContent>
                </w:sdt>
                <w:commentRangeEnd w:id="1"/>
                <w:r w:rsidDel="00000000" w:rsidR="00000000" w:rsidRPr="00000000">
                  <w:commentReference w:id="1"/>
                </w:r>
                <w:sdt>
                  <w:sdtPr>
                    <w:id w:val="-1852144562"/>
                    <w:tag w:val="goog_rdk_91"/>
                  </w:sdtPr>
                  <w:sdtContent>
                    <w:r w:rsidDel="00000000" w:rsidR="00000000" w:rsidRPr="00000000">
                      <w:rPr>
                        <w:rtl w:val="0"/>
                        <w:rPrChange w:author="陳渝鈞" w:id="30" w:date="2026-02-11T02:05:49Z">
                          <w:rPr/>
                        </w:rPrChange>
                      </w:rPr>
                      <w:t xml:space="preserve"> emphasizes best practice centered on algorithmic accountability, including identifying points where prejudice or discrimination may arise through subgroup performance differences during fairness evaluation, and establishing risk-based review mechanisms to systematically assess and manage potential harms. This involves integrating monitoring workflows, conducting internal and external audits, and periodically reassessing and updating models to mitigate emerging bias, recalibrate outcomes, and maintain transparency. Preserving a human-in-the-loop approach, supported by diverse and multidisciplinary teams, is essential to ensure ongoing validation, stakeholder input, and more equitable system design and use.</w:t>
                    </w:r>
                  </w:sdtContent>
                </w:sdt>
              </w:ins>
            </w:sdtContent>
          </w:sdt>
        </w:p>
      </w:sdtContent>
    </w:sdt>
    <w:p w:rsidR="00000000" w:rsidDel="00000000" w:rsidP="00000000" w:rsidRDefault="00000000" w:rsidRPr="00000000" w14:paraId="000000B7">
      <w:pPr>
        <w:spacing w:after="200" w:line="480" w:lineRule="auto"/>
        <w:rPr/>
      </w:pPr>
      <w:r w:rsidDel="00000000" w:rsidR="00000000" w:rsidRPr="00000000">
        <w:rPr>
          <w:rtl w:val="0"/>
        </w:rPr>
      </w:r>
    </w:p>
    <w:p w:rsidR="00000000" w:rsidDel="00000000" w:rsidP="00000000" w:rsidRDefault="00000000" w:rsidRPr="00000000" w14:paraId="000000B8">
      <w:pPr>
        <w:spacing w:after="200" w:before="240" w:line="480" w:lineRule="auto"/>
        <w:rPr/>
      </w:pPr>
      <w:r w:rsidDel="00000000" w:rsidR="00000000" w:rsidRPr="00000000">
        <w:rPr>
          <w:b w:val="1"/>
          <w:bCs w:val="1"/>
          <w:i w:val="1"/>
          <w:iCs w:val="1"/>
          <w:rtl w:val="0"/>
        </w:rPr>
        <w:t xml:space="preserve">Illustrative deployment scenarios</w:t>
      </w:r>
      <w:r w:rsidDel="00000000" w:rsidR="00000000" w:rsidRPr="00000000">
        <w:rPr>
          <w:rtl w:val="0"/>
        </w:rPr>
      </w:r>
    </w:p>
    <w:p w:rsidR="00000000" w:rsidDel="00000000" w:rsidP="00000000" w:rsidRDefault="00000000" w:rsidRPr="00000000" w14:paraId="000000B9">
      <w:pPr>
        <w:spacing w:after="200" w:line="480" w:lineRule="auto"/>
        <w:rPr/>
      </w:pPr>
      <w:r w:rsidDel="00000000" w:rsidR="00000000" w:rsidRPr="00000000">
        <w:rPr>
          <w:rtl w:val="0"/>
        </w:rPr>
        <w:t xml:space="preserve">To make our recommendations concrete, we consider two realistic deployment scenarios. First, in a population-level depression screening program where a public health agency uses administrative and survey data to flag older adults at risk of clinically significant depression for proactive outreach, the primary concern is missing true positives in low-income groups (false negatives leading to under-referral). We recommend GridSearch_TPR or ExpGrad_TPR as the fairness intervention: both are Tier 1 deployable (no income data needed at inference), achieve &gt;90% reduction in TPR gap, and maintain AUROC within 1–2% of the unconstrained baseline. The model can be trained on historical data that includes income information, then deployed on new individuals without requiring income disclosure.</w:t>
      </w:r>
    </w:p>
    <w:p w:rsidR="00000000" w:rsidDel="00000000" w:rsidP="00000000" w:rsidRDefault="00000000" w:rsidRPr="00000000" w14:paraId="000000BA">
      <w:pPr>
        <w:spacing w:after="200" w:line="480" w:lineRule="auto"/>
        <w:rPr/>
      </w:pPr>
      <w:r w:rsidDel="00000000" w:rsidR="00000000" w:rsidRPr="00000000">
        <w:rPr>
          <w:rtl w:val="0"/>
        </w:rPr>
        <w:t xml:space="preserve">Second, in a resource targeting scenario where a regional health authority allocates limited preventive care budgets based on predicted quality-of-life risk, the concern is that low-income individuals are systematically ranked lower than equally at-risk higher-income individuals, leading to inequitable resource distribution. Here, we recommend pairing GridSearch_TPR with a post-hoc fairness audit on the ranked list before deployment. If the agency has access to income data at the allocation stage, ThreshOpt_TPR (Tier 2) can serve as an additional calibration step. In neither scenario do we recommend CalibEqOdds, which worsened disparities in all four outcomes tested.</w:t>
      </w:r>
    </w:p>
    <w:p w:rsidR="00000000" w:rsidDel="00000000" w:rsidP="00000000" w:rsidRDefault="00000000" w:rsidRPr="00000000" w14:paraId="000000BB">
      <w:pPr>
        <w:spacing w:after="200" w:before="240" w:line="480" w:lineRule="auto"/>
        <w:rPr/>
      </w:pPr>
      <w:r w:rsidDel="00000000" w:rsidR="00000000" w:rsidRPr="00000000">
        <w:rPr>
          <w:b w:val="1"/>
          <w:bCs w:val="1"/>
          <w:i w:val="1"/>
          <w:iCs w:val="1"/>
          <w:rtl w:val="0"/>
        </w:rPr>
        <w:t xml:space="preserve">Limitations</w:t>
      </w:r>
      <w:r w:rsidDel="00000000" w:rsidR="00000000" w:rsidRPr="00000000">
        <w:rPr>
          <w:rtl w:val="0"/>
        </w:rPr>
      </w:r>
    </w:p>
    <w:p w:rsidR="00000000" w:rsidDel="00000000" w:rsidP="00000000" w:rsidRDefault="00000000" w:rsidRPr="00000000" w14:paraId="000000BC">
      <w:pPr>
        <w:spacing w:after="200" w:line="480" w:lineRule="auto"/>
        <w:rPr/>
      </w:pPr>
      <w:r w:rsidDel="00000000" w:rsidR="00000000" w:rsidRPr="00000000">
        <w:rPr>
          <w:rtl w:val="0"/>
        </w:rPr>
        <w:t xml:space="preserve">Several limitations should be acknowledged. First, our analysis uses income quintiles as the sole protected attribute; intersectional analyses incorporating age, gender, and country of origin could reveal additional disparities. Income itself is measured with error in survey data and may be subject to non-response bias, particularly at the extremes of the distribution, which could attenuate or inflate measured disparities. Second, we used a single base classifier (LightGBM); different base models may interact differently with fairness methods, and our findings may not generalize to deep learning or linear model families. Third, the median-based dichotomization of LS and CASP-12, while chosen for cross-national comparability, is a pragmatic choice that influences class balance and could affect the magnitude of measured disparities; our sensitivity analyses (S7 Table) mitigate but do not eliminate this concern. Fourth, SHARE Wave 9 data were collected during 2021–2022, a period during which the lingering effects of the COVID-19 pandemic may have differentially affected income groups, potentially inflating socioeconomic gradients in mental health outcomes. Fifth, our cross-national analysis was limited to five countries; broader European coverage would strengthen generalizability claims. Sixth, we modeled each outcome independently; joint modeling of correlated outcomes could reveal additional patterns. Finally, while 5-fold cross-validation provides internal validation, external validation on independent datasets (e.g., other SHARE waves or the English Longitudinal Study of Ageing) would provide stronger evidence of temporal and geographic generalizability. All findings are associational; the causal mechanisms linking income to differential model performance are beyond the scope of this benchmark study.</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240" w:before="360" w:line="480" w:lineRule="auto"/>
        <w:rPr/>
      </w:pPr>
      <w:bookmarkStart w:colFirst="0" w:colLast="0" w:name="_heading=h.6hn73z932fsc" w:id="7"/>
      <w:bookmarkEnd w:id="7"/>
      <w:r w:rsidDel="00000000" w:rsidR="00000000" w:rsidRPr="00000000">
        <w:rPr>
          <w:rtl w:val="0"/>
        </w:rPr>
        <w:t xml:space="preserve">Conclusions</w:t>
      </w:r>
    </w:p>
    <w:p w:rsidR="00000000" w:rsidDel="00000000" w:rsidP="00000000" w:rsidRDefault="00000000" w:rsidRPr="00000000" w14:paraId="000000BF">
      <w:pPr>
        <w:spacing w:after="200" w:line="480" w:lineRule="auto"/>
        <w:rPr/>
      </w:pPr>
      <w:sdt>
        <w:sdtPr>
          <w:id w:val="-529664243"/>
          <w:tag w:val="goog_rdk_94"/>
        </w:sdtPr>
        <w:sdtContent>
          <w:ins w:author="Microsoft Office User" w:id="31" w:date="2026-02-07T08:38:00Z">
            <w:r w:rsidDel="00000000" w:rsidR="00000000" w:rsidRPr="00000000">
              <w:rPr>
                <w:rtl w:val="0"/>
              </w:rPr>
              <w:t xml:space="preserve">Inequities in machine learning- based health prediction are not an unavoidable consequence of model health and wellbeing outcomes, but a product of design choice that can be examined and improved. Our study underscores the importance of </w:t>
            </w:r>
          </w:ins>
        </w:sdtContent>
      </w:sdt>
      <w:sdt>
        <w:sdtPr>
          <w:id w:val="-1125200137"/>
          <w:tag w:val="goog_rdk_95"/>
        </w:sdtPr>
        <w:sdtContent>
          <w:del w:author="Microsoft Office User" w:id="31" w:date="2026-02-07T08:38:00Z">
            <w:r w:rsidDel="00000000" w:rsidR="00000000" w:rsidRPr="00000000">
              <w:rPr>
                <w:rtl w:val="0"/>
              </w:rPr>
              <w:delText xml:space="preserve">Standard machine learning models for health and well-being prediction among older Europeans exhibit substantial income-based disparities that systematically disadvantage the most vulnerable populations. This comprehensive benchmark of 26 bias mitigation methods demonstrates that these disparities can be dramatically reduced—by up to 94%—without meaningful loss of predictive accuracy. In-processing methods, particularly constrained optimization approaches, emerge as the recommended first-line intervention, achieving the best fairness–performance balance while maintaining compatibility with privacy-preserving deployment. These findings provide concrete, actionable guidance for researchers, clinicians, and policymakers seeking to deploy equitable health prediction tools in ageing European populations.</w:delText>
            </w:r>
          </w:del>
        </w:sdtContent>
      </w:sdt>
      <w:sdt>
        <w:sdtPr>
          <w:id w:val="1485799649"/>
          <w:tag w:val="goog_rdk_96"/>
        </w:sdtPr>
        <w:sdtContent>
          <w:ins w:author="Microsoft Office User" w:id="32" w:date="2026-02-07T08:37:00Z">
            <w:r w:rsidDel="00000000" w:rsidR="00000000" w:rsidRPr="00000000">
              <w:rPr>
                <w:rtl w:val="0"/>
              </w:rPr>
              <w:t xml:space="preserve">evaluating algorithms within a joint accuracy–fairness space and selecting technics that are appropriate to the deployment context, with explicit trade-off analysis, and careful alignment between algorithmic objectives and real-world constraints.</w:t>
            </w:r>
          </w:ins>
        </w:sdtContent>
      </w:sdt>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40" w:before="360" w:line="480" w:lineRule="auto"/>
        <w:rPr/>
      </w:pPr>
      <w:bookmarkStart w:colFirst="0" w:colLast="0" w:name="_heading=h.97yill7ispde" w:id="8"/>
      <w:bookmarkEnd w:id="8"/>
      <w:r w:rsidDel="00000000" w:rsidR="00000000" w:rsidRPr="00000000">
        <w:rPr>
          <w:rtl w:val="0"/>
        </w:rPr>
        <w:t xml:space="preserve">Acknowledgments</w:t>
      </w:r>
    </w:p>
    <w:p w:rsidR="00000000" w:rsidDel="00000000" w:rsidP="00000000" w:rsidRDefault="00000000" w:rsidRPr="00000000" w14:paraId="000000C2">
      <w:pPr>
        <w:spacing w:after="200" w:line="480" w:lineRule="auto"/>
        <w:rPr/>
      </w:pPr>
      <w:r w:rsidDel="00000000" w:rsidR="00000000" w:rsidRPr="00000000">
        <w:rPr>
          <w:rtl w:val="0"/>
        </w:rPr>
        <w:t xml:space="preserve">This paper uses data from SHARE Wave 9 (DOI: 10.6103/SHARE.w9.900), see Börsch-Supan et al. (2013) for methodological details. The SHARE data collection has been funded by the European Commission, DG RTD through FP5 (QLK6-CT-2001-00360), FP6 (SHARE-I3: RII-CT-2006-062193, COMPARE: CIT5-CT-2005-028857, SHARELIFE: CIT4-CT-2006-028812), FP7 (SHARE-PREP: GA N°211909, SHARE-LEAP: GA N°227822, SHARE M4: GA N°261982, DASISH: GA N°283646), and Horizon 2020 (SHARE-DEV3: GA N°676536, SHARE-COHESION: GA N°870628, SERISS: GA N°654221, SSHOC: GA N°823782, SHARE-COVID19: GA N°101015924) and by DG Employment, Social Affairs &amp; Inclusion, through VS 2015/0195, VS 2016/0135, VS 2018/0285, VS 2019/0332, and VS 2020/0313. Additional funding for the individual national SHARE surveys is provided through national funding agencies (see www.share-eric.eu).</w:t>
      </w:r>
    </w:p>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240" w:before="360" w:line="480" w:lineRule="auto"/>
        <w:rPr/>
      </w:pPr>
      <w:bookmarkStart w:colFirst="0" w:colLast="0" w:name="_heading=h.b6jk4mhu0klq" w:id="9"/>
      <w:bookmarkEnd w:id="9"/>
      <w:r w:rsidDel="00000000" w:rsidR="00000000" w:rsidRPr="00000000">
        <w:rPr>
          <w:rtl w:val="0"/>
        </w:rPr>
        <w:t xml:space="preserve">References</w:t>
      </w:r>
    </w:p>
    <w:p w:rsidR="00000000" w:rsidDel="00000000" w:rsidP="00000000" w:rsidRDefault="00000000" w:rsidRPr="00000000" w14:paraId="000000C5">
      <w:pPr>
        <w:spacing w:after="80" w:line="480" w:lineRule="auto"/>
        <w:rPr/>
      </w:pPr>
      <w:r w:rsidDel="00000000" w:rsidR="00000000" w:rsidRPr="00000000">
        <w:rPr>
          <w:rtl w:val="0"/>
        </w:rPr>
        <w:t xml:space="preserve">1. Eurostat. Population structure and ageing. Luxembourg: Publications Office of the European Union; 2025. Available from: https://ec.europa.eu/eurostat/statistics-explained/index.php?title=Population_structure_and_ageing.</w:t>
      </w:r>
    </w:p>
    <w:p w:rsidR="00000000" w:rsidDel="00000000" w:rsidP="00000000" w:rsidRDefault="00000000" w:rsidRPr="00000000" w14:paraId="000000C6">
      <w:pPr>
        <w:spacing w:after="80" w:line="480" w:lineRule="auto"/>
        <w:rPr/>
      </w:pPr>
      <w:r w:rsidDel="00000000" w:rsidR="00000000" w:rsidRPr="00000000">
        <w:rPr>
          <w:rtl w:val="0"/>
        </w:rPr>
        <w:t xml:space="preserve">2. Popkin BM, Corvalan C, Grummer-Strawn LM. Dynamics of the double burden of malnutrition and the changing nutrition reality. Lancet. 2020;395(10217):65–74. doi: 10.1016/S0140-6736(19)32497-3</w:t>
      </w:r>
    </w:p>
    <w:p w:rsidR="00000000" w:rsidDel="00000000" w:rsidP="00000000" w:rsidRDefault="00000000" w:rsidRPr="00000000" w14:paraId="000000C7">
      <w:pPr>
        <w:spacing w:after="80" w:line="480" w:lineRule="auto"/>
        <w:rPr/>
      </w:pPr>
      <w:r w:rsidDel="00000000" w:rsidR="00000000" w:rsidRPr="00000000">
        <w:rPr>
          <w:rtl w:val="0"/>
        </w:rPr>
        <w:t xml:space="preserve">3. Guthmuller S. Loneliness among older adults in Europe: The relative importance of early and later life conditions. PLoS One. 2022;17(5):e0267562. doi: 10.1371/journal.pone.0267562</w:t>
      </w:r>
    </w:p>
    <w:p w:rsidR="00000000" w:rsidDel="00000000" w:rsidP="00000000" w:rsidRDefault="00000000" w:rsidRPr="00000000" w14:paraId="000000C8">
      <w:pPr>
        <w:spacing w:after="80" w:line="480" w:lineRule="auto"/>
        <w:rPr/>
      </w:pPr>
      <w:r w:rsidDel="00000000" w:rsidR="00000000" w:rsidRPr="00000000">
        <w:rPr>
          <w:rtl w:val="0"/>
        </w:rPr>
        <w:t xml:space="preserve">4. Chen YL, Wu MS, Wang SH, Lien YJ, Liao SC, Chang CM, et al. Effectiveness of health checkup with depression screening on depression treatment and outcomes in middle-aged and older adults: a target trial emulation study. Lancet Reg Health West Pac. 2024;43:100978. doi: 10.1016/j.lanwpc.2023.100978</w:t>
      </w:r>
    </w:p>
    <w:p w:rsidR="00000000" w:rsidDel="00000000" w:rsidP="00000000" w:rsidRDefault="00000000" w:rsidRPr="00000000" w14:paraId="000000C9">
      <w:pPr>
        <w:spacing w:after="80" w:line="480" w:lineRule="auto"/>
        <w:rPr/>
      </w:pPr>
      <w:r w:rsidDel="00000000" w:rsidR="00000000" w:rsidRPr="00000000">
        <w:rPr>
          <w:rtl w:val="0"/>
        </w:rPr>
        <w:t xml:space="preserve">5. Bender R. Introduction to the use of regression models in epidemiology. In: Verma M, editor. Cancer Epidemiology. Methods in Molecular Biology, vol. 471. Humana Press; 2009. p. 179–195. doi: 10.1007/978-1-59745-416-2_9</w:t>
      </w:r>
    </w:p>
    <w:p w:rsidR="00000000" w:rsidDel="00000000" w:rsidP="00000000" w:rsidRDefault="00000000" w:rsidRPr="00000000" w14:paraId="000000CA">
      <w:pPr>
        <w:spacing w:after="80" w:line="480" w:lineRule="auto"/>
        <w:rPr/>
      </w:pPr>
      <w:r w:rsidDel="00000000" w:rsidR="00000000" w:rsidRPr="00000000">
        <w:rPr>
          <w:rtl w:val="0"/>
        </w:rPr>
        <w:t xml:space="preserve">6. Obermeyer Z, Emanuel EJ. Predicting the future — big data, machine learning, and clinical medicine. N Engl J Med. 2016;375(13):1216–1219. doi: 10.1056/NEJMp1606181</w:t>
      </w:r>
    </w:p>
    <w:p w:rsidR="00000000" w:rsidDel="00000000" w:rsidP="00000000" w:rsidRDefault="00000000" w:rsidRPr="00000000" w14:paraId="000000CB">
      <w:pPr>
        <w:spacing w:after="80" w:line="480" w:lineRule="auto"/>
        <w:rPr/>
      </w:pPr>
      <w:r w:rsidDel="00000000" w:rsidR="00000000" w:rsidRPr="00000000">
        <w:rPr>
          <w:rtl w:val="0"/>
        </w:rPr>
        <w:t xml:space="preserve">7. Beam AL, Kohane IS. Big data and machine learning in health care. JAMA. 2018;319(13):1317–1318. doi: 10.1001/jama.2017.18391</w:t>
      </w:r>
    </w:p>
    <w:p w:rsidR="00000000" w:rsidDel="00000000" w:rsidP="00000000" w:rsidRDefault="00000000" w:rsidRPr="00000000" w14:paraId="000000CC">
      <w:pPr>
        <w:spacing w:after="80" w:line="480" w:lineRule="auto"/>
        <w:rPr/>
      </w:pPr>
      <w:r w:rsidDel="00000000" w:rsidR="00000000" w:rsidRPr="00000000">
        <w:rPr>
          <w:rtl w:val="0"/>
        </w:rPr>
        <w:t xml:space="preserve">8. Hanna MG, Pantanowitz L, Jackson B, Palmer O, Visweswaran S, Pantanowitz J, et al. Ethical and bias considerations in artificial intelligence/machine learning. Mod Pathol. 2025;38(3):100686. doi: 10.1016/j.modpat.2024.100686</w:t>
      </w:r>
    </w:p>
    <w:p w:rsidR="00000000" w:rsidDel="00000000" w:rsidP="00000000" w:rsidRDefault="00000000" w:rsidRPr="00000000" w14:paraId="000000CD">
      <w:pPr>
        <w:spacing w:after="80" w:line="480" w:lineRule="auto"/>
        <w:rPr/>
      </w:pPr>
      <w:r w:rsidDel="00000000" w:rsidR="00000000" w:rsidRPr="00000000">
        <w:rPr>
          <w:rtl w:val="0"/>
        </w:rPr>
        <w:t xml:space="preserve">9. Halbreich U, Karkun S. Cross-cultural and social diversity of prevalence of postpartum depression and depressive symptoms. J Affect Disord. 2006;91(2–3):97–111. doi: 10.1016/j.jad.2005.12.051</w:t>
      </w:r>
    </w:p>
    <w:p w:rsidR="00000000" w:rsidDel="00000000" w:rsidP="00000000" w:rsidRDefault="00000000" w:rsidRPr="00000000" w14:paraId="000000CE">
      <w:pPr>
        <w:spacing w:after="80" w:line="480" w:lineRule="auto"/>
        <w:rPr/>
      </w:pPr>
      <w:r w:rsidDel="00000000" w:rsidR="00000000" w:rsidRPr="00000000">
        <w:rPr>
          <w:rtl w:val="0"/>
        </w:rPr>
        <w:t xml:space="preserve">10. Cundiff JM, Bennett A, Carson AP, Judd SE, Howard VJ. Socioeconomic status and psychological stress: Examining intersection with race, sex and US geographic region in the REasons for Geographic and Racial Differences in Stroke study. Stress Health. 2022;38(2):340–349. doi: 10.1002/smi.3095</w:t>
      </w:r>
    </w:p>
    <w:p w:rsidR="00000000" w:rsidDel="00000000" w:rsidP="00000000" w:rsidRDefault="00000000" w:rsidRPr="00000000" w14:paraId="000000CF">
      <w:pPr>
        <w:spacing w:after="80" w:line="480" w:lineRule="auto"/>
        <w:rPr/>
      </w:pPr>
      <w:r w:rsidDel="00000000" w:rsidR="00000000" w:rsidRPr="00000000">
        <w:rPr>
          <w:rtl w:val="0"/>
        </w:rPr>
        <w:t xml:space="preserve">11. Juhn YJ, Ryu E, Wi CI, King KS, Malik M, Romero-Brufau S, et al. Assessing socioeconomic bias in machine learning algorithms in health care: a case study of the HOUSES index. J Am Med Inform Assoc. 2022;29(7):1142–1151. doi: 10.1093/jamia/ocac052</w:t>
      </w:r>
    </w:p>
    <w:p w:rsidR="00000000" w:rsidDel="00000000" w:rsidP="00000000" w:rsidRDefault="00000000" w:rsidRPr="00000000" w14:paraId="000000D0">
      <w:pPr>
        <w:spacing w:after="80" w:line="480" w:lineRule="auto"/>
        <w:rPr/>
      </w:pPr>
      <w:r w:rsidDel="00000000" w:rsidR="00000000" w:rsidRPr="00000000">
        <w:rPr>
          <w:rtl w:val="0"/>
        </w:rPr>
        <w:t xml:space="preserve">12. Schuch HS, Furtado M, Silva GFS, Kawachi I, Chiavegatto Filho ADP, Elani HW. Fairness of machine learning algorithms for predicting foregone preventive dental care for adults. JAMA Netw Open. 2023;6(11):e2341625. doi: 10.1001/jamanetworkopen.2023.41625</w:t>
      </w:r>
    </w:p>
    <w:p w:rsidR="00000000" w:rsidDel="00000000" w:rsidP="00000000" w:rsidRDefault="00000000" w:rsidRPr="00000000" w14:paraId="000000D1">
      <w:pPr>
        <w:spacing w:after="80" w:line="480" w:lineRule="auto"/>
        <w:rPr/>
      </w:pPr>
      <w:r w:rsidDel="00000000" w:rsidR="00000000" w:rsidRPr="00000000">
        <w:rPr>
          <w:rtl w:val="0"/>
        </w:rPr>
        <w:t xml:space="preserve">13. Börsch-Supan A, Brandt M, Hunkler C, Kneip T, Korbmacher J, Malter F, et al. Data resource profile: The Survey of Health, Ageing and Retirement in Europe (SHARE). Int J Epidemiol. 2013;42(4):992–1001. doi: 10.1093/ije/dyt088</w:t>
      </w:r>
    </w:p>
    <w:p w:rsidR="00000000" w:rsidDel="00000000" w:rsidP="00000000" w:rsidRDefault="00000000" w:rsidRPr="00000000" w14:paraId="000000D2">
      <w:pPr>
        <w:spacing w:after="80" w:line="480" w:lineRule="auto"/>
        <w:rPr/>
      </w:pPr>
      <w:r w:rsidDel="00000000" w:rsidR="00000000" w:rsidRPr="00000000">
        <w:rPr>
          <w:rtl w:val="0"/>
        </w:rPr>
        <w:t xml:space="preserve">14. Prince MJ, Reischies F, Beekman ATF, Fuhrer R, Jonker C, Kivelä SL, et al. Development of the EURO-D scale — a European Union initiative to compare symptoms of depression in 14 European centres. Br J Psychiatry. 1999;174(4):330–338. doi: 10.1192/bjp.174.4.330</w:t>
      </w:r>
    </w:p>
    <w:p w:rsidR="00000000" w:rsidDel="00000000" w:rsidP="00000000" w:rsidRDefault="00000000" w:rsidRPr="00000000" w14:paraId="000000D3">
      <w:pPr>
        <w:spacing w:after="80" w:line="480" w:lineRule="auto"/>
        <w:rPr/>
      </w:pPr>
      <w:r w:rsidDel="00000000" w:rsidR="00000000" w:rsidRPr="00000000">
        <w:rPr>
          <w:rtl w:val="0"/>
        </w:rPr>
        <w:t xml:space="preserve">15. Hyde M, Wiggins RD, Higgs P, Blane DB. A measure of quality of life in early old age: the theory, development and properties of a needs satisfaction model (CASP-19). Aging Ment Health. 2003;7(3):186–194. doi: 10.1080/1360786031000101157</w:t>
      </w:r>
    </w:p>
    <w:p w:rsidR="00000000" w:rsidDel="00000000" w:rsidP="00000000" w:rsidRDefault="00000000" w:rsidRPr="00000000" w14:paraId="000000D4">
      <w:pPr>
        <w:spacing w:after="80" w:line="480" w:lineRule="auto"/>
        <w:rPr/>
      </w:pPr>
      <w:r w:rsidDel="00000000" w:rsidR="00000000" w:rsidRPr="00000000">
        <w:rPr>
          <w:rtl w:val="0"/>
        </w:rPr>
        <w:t xml:space="preserve">16. Ke G, Meng Q, Finley T, Wang T, Chen W, Ma W, et al. LightGBM: A highly efficient gradient boosting decision tree. In: Advances in Neural Information Processing Systems 30 (NeurIPS 2017). 2017:3146–3154.</w:t>
      </w:r>
    </w:p>
    <w:p w:rsidR="00000000" w:rsidDel="00000000" w:rsidP="00000000" w:rsidRDefault="00000000" w:rsidRPr="00000000" w14:paraId="000000D5">
      <w:pPr>
        <w:spacing w:after="80" w:line="480" w:lineRule="auto"/>
        <w:rPr/>
      </w:pPr>
      <w:r w:rsidDel="00000000" w:rsidR="00000000" w:rsidRPr="00000000">
        <w:rPr>
          <w:rtl w:val="0"/>
        </w:rPr>
        <w:t xml:space="preserve">17. Kamiran F, Calders T. Data preprocessing techniques for classification without discrimination. Knowl Inf Syst. 2012;33(1):1–33. doi: 10.1007/s10115-011-0463-8</w:t>
      </w:r>
    </w:p>
    <w:p w:rsidR="00000000" w:rsidDel="00000000" w:rsidP="00000000" w:rsidRDefault="00000000" w:rsidRPr="00000000" w14:paraId="000000D6">
      <w:pPr>
        <w:spacing w:after="80" w:line="480" w:lineRule="auto"/>
        <w:rPr/>
      </w:pPr>
      <w:r w:rsidDel="00000000" w:rsidR="00000000" w:rsidRPr="00000000">
        <w:rPr>
          <w:rtl w:val="0"/>
        </w:rPr>
        <w:t xml:space="preserve">18. Feldman M, Friedler SA, Moeller J, Scheidegger C, Venkatasubramanian S. Certifying and removing disparate impact. In: Proceedings of the 21st ACM SIGKDD International Conference on Knowledge Discovery and Data Mining (KDD ’15). 2015:259–268. doi: 10.1145/2783258.2783311</w:t>
      </w:r>
    </w:p>
    <w:p w:rsidR="00000000" w:rsidDel="00000000" w:rsidP="00000000" w:rsidRDefault="00000000" w:rsidRPr="00000000" w14:paraId="000000D7">
      <w:pPr>
        <w:spacing w:after="80" w:line="480" w:lineRule="auto"/>
        <w:rPr/>
      </w:pPr>
      <w:r w:rsidDel="00000000" w:rsidR="00000000" w:rsidRPr="00000000">
        <w:rPr>
          <w:rtl w:val="0"/>
        </w:rPr>
        <w:t xml:space="preserve">19. Zemel R, Wu Y, Swersky K, Pitassi T, Dwork C. Learning fair representations. In: Proceedings of the 30th International Conference on Machine Learning (ICML 2013). PMLR. 2013;28(3):325–333.</w:t>
      </w:r>
    </w:p>
    <w:p w:rsidR="00000000" w:rsidDel="00000000" w:rsidP="00000000" w:rsidRDefault="00000000" w:rsidRPr="00000000" w14:paraId="000000D8">
      <w:pPr>
        <w:spacing w:after="80" w:line="480" w:lineRule="auto"/>
        <w:rPr/>
      </w:pPr>
      <w:r w:rsidDel="00000000" w:rsidR="00000000" w:rsidRPr="00000000">
        <w:rPr>
          <w:rtl w:val="0"/>
        </w:rPr>
        <w:t xml:space="preserve">20. Weerts H, Dudík M, Edgar R, Jalali A, Lutz R, Schlesinger M. Fairlearn: Assessing and improving fairness of AI systems. J Mach Learn Res. 2023;24(257):1–8.</w:t>
      </w:r>
    </w:p>
    <w:p w:rsidR="00000000" w:rsidDel="00000000" w:rsidP="00000000" w:rsidRDefault="00000000" w:rsidRPr="00000000" w14:paraId="000000D9">
      <w:pPr>
        <w:spacing w:after="80" w:line="480" w:lineRule="auto"/>
        <w:rPr/>
      </w:pPr>
      <w:r w:rsidDel="00000000" w:rsidR="00000000" w:rsidRPr="00000000">
        <w:rPr>
          <w:rtl w:val="0"/>
        </w:rPr>
        <w:t xml:space="preserve">21. Chakraborty J, Majumder S, Menzies T. Bias in machine learning software: Why? How? What to do? In: Proceedings of the 29th ACM Joint European Software Engineering Conference and Symposium on the Foundations of Software Engineering (ESEC/FSE 2021). 2021:429–440. doi: 10.1145/3468264.3468537</w:t>
      </w:r>
    </w:p>
    <w:p w:rsidR="00000000" w:rsidDel="00000000" w:rsidP="00000000" w:rsidRDefault="00000000" w:rsidRPr="00000000" w14:paraId="000000DA">
      <w:pPr>
        <w:spacing w:after="80" w:line="480" w:lineRule="auto"/>
        <w:rPr/>
      </w:pPr>
      <w:r w:rsidDel="00000000" w:rsidR="00000000" w:rsidRPr="00000000">
        <w:rPr>
          <w:rtl w:val="0"/>
        </w:rPr>
        <w:t xml:space="preserve">22. Kamiran F, Calders T. Classifying without discriminating. In: Proceedings of the 2nd IEEE International Conference on Computer, Control and Communication (IC4 2009). 2009:1–6. doi: 10.1109/IC4.2009.4909197</w:t>
      </w:r>
    </w:p>
    <w:p w:rsidR="00000000" w:rsidDel="00000000" w:rsidP="00000000" w:rsidRDefault="00000000" w:rsidRPr="00000000" w14:paraId="000000DB">
      <w:pPr>
        <w:spacing w:after="80" w:line="480" w:lineRule="auto"/>
        <w:rPr/>
      </w:pPr>
      <w:r w:rsidDel="00000000" w:rsidR="00000000" w:rsidRPr="00000000">
        <w:rPr>
          <w:rtl w:val="0"/>
        </w:rPr>
        <w:t xml:space="preserve">23. Kamishima T, Akaho S, Asoh H, Sakuma J. Fairness-aware classifier with prejudice remover regularizer. In: Flach PA, De Bie T, Cristianini N, editors. Machine Learning and Knowledge Discovery in Databases. ECML PKDD 2012. Lecture Notes in Computer Science, vol. 7524. Springer; 2012. p. 35–50. doi: 10.1007/978-3-642-33486-3_3</w:t>
      </w:r>
    </w:p>
    <w:p w:rsidR="00000000" w:rsidDel="00000000" w:rsidP="00000000" w:rsidRDefault="00000000" w:rsidRPr="00000000" w14:paraId="000000DC">
      <w:pPr>
        <w:spacing w:after="80" w:line="480" w:lineRule="auto"/>
        <w:rPr/>
      </w:pPr>
      <w:r w:rsidDel="00000000" w:rsidR="00000000" w:rsidRPr="00000000">
        <w:rPr>
          <w:rtl w:val="0"/>
        </w:rPr>
        <w:t xml:space="preserve">24. Agarwal A, Beygelzimer A, Dudík M, Langford J, Wallach H. A reductions approach to fair classification. In: Proceedings of the 35th International Conference on Machine Learning (ICML 2018). PMLR. 2018;80:60–69.</w:t>
      </w:r>
    </w:p>
    <w:p w:rsidR="00000000" w:rsidDel="00000000" w:rsidP="00000000" w:rsidRDefault="00000000" w:rsidRPr="00000000" w14:paraId="000000DD">
      <w:pPr>
        <w:spacing w:after="80" w:line="480" w:lineRule="auto"/>
        <w:rPr/>
      </w:pPr>
      <w:r w:rsidDel="00000000" w:rsidR="00000000" w:rsidRPr="00000000">
        <w:rPr>
          <w:rtl w:val="0"/>
        </w:rPr>
        <w:t xml:space="preserve">25. Zhang BH, Lemoine B, Mitchell M. Mitigating unwanted biases with adversarial learning. In: Proceedings of the 2018 AAAI/ACM Conference on AI, Ethics, and Society (AIES ’18). 2018:335–340. doi: 10.1145/3278721.3278779</w:t>
      </w:r>
    </w:p>
    <w:p w:rsidR="00000000" w:rsidDel="00000000" w:rsidP="00000000" w:rsidRDefault="00000000" w:rsidRPr="00000000" w14:paraId="000000DE">
      <w:pPr>
        <w:spacing w:after="80" w:line="480" w:lineRule="auto"/>
        <w:rPr/>
      </w:pPr>
      <w:r w:rsidDel="00000000" w:rsidR="00000000" w:rsidRPr="00000000">
        <w:rPr>
          <w:rtl w:val="0"/>
        </w:rPr>
        <w:t xml:space="preserve">26. Cruz AF, Belém C, Jesus S, Bravo J, Saleiro P, Bizarro P. FairGBM: Gradient boosting with fairness constraints. In: Proceedings of the 11th International Conference on Learning Representations (ICLR 2023). 2023. arXiv: 2209.07850.</w:t>
      </w:r>
    </w:p>
    <w:p w:rsidR="00000000" w:rsidDel="00000000" w:rsidP="00000000" w:rsidRDefault="00000000" w:rsidRPr="00000000" w14:paraId="000000DF">
      <w:pPr>
        <w:spacing w:after="80" w:line="480" w:lineRule="auto"/>
        <w:rPr/>
      </w:pPr>
      <w:r w:rsidDel="00000000" w:rsidR="00000000" w:rsidRPr="00000000">
        <w:rPr>
          <w:rtl w:val="0"/>
        </w:rPr>
        <w:t xml:space="preserve">27. Hardt M, Price E, Srebro N. Equality of opportunity in supervised learning. In: Advances in Neural Information Processing Systems 29 (NeurIPS 2016). 2016:3323–3331.</w:t>
      </w:r>
    </w:p>
    <w:p w:rsidR="00000000" w:rsidDel="00000000" w:rsidP="00000000" w:rsidRDefault="00000000" w:rsidRPr="00000000" w14:paraId="000000E0">
      <w:pPr>
        <w:spacing w:after="80" w:line="480" w:lineRule="auto"/>
        <w:rPr/>
      </w:pPr>
      <w:r w:rsidDel="00000000" w:rsidR="00000000" w:rsidRPr="00000000">
        <w:rPr>
          <w:rtl w:val="0"/>
        </w:rPr>
        <w:t xml:space="preserve">28. Pleiss G, Raghavan M, Wu F, Kleinberg J, Weinberger KQ. On fairness and calibration. In: Advances in Neural Information Processing Systems 30 (NeurIPS 2017). 2017:5684–5693.</w:t>
      </w:r>
    </w:p>
    <w:p w:rsidR="00000000" w:rsidDel="00000000" w:rsidP="00000000" w:rsidRDefault="00000000" w:rsidRPr="00000000" w14:paraId="000000E1">
      <w:pPr>
        <w:spacing w:after="80" w:line="480" w:lineRule="auto"/>
        <w:rPr/>
      </w:pPr>
      <w:r w:rsidDel="00000000" w:rsidR="00000000" w:rsidRPr="00000000">
        <w:rPr>
          <w:rtl w:val="0"/>
        </w:rPr>
        <w:t xml:space="preserve">29. Kamiran F, Karim A, Zhang X. Decision theory for discrimination-aware classification. In: 2012 IEEE 12th International Conference on Data Mining (ICDM). 2012:924–929. doi: 10.1109/ICDM.2012.45</w:t>
      </w:r>
    </w:p>
    <w:p w:rsidR="00000000" w:rsidDel="00000000" w:rsidP="00000000" w:rsidRDefault="00000000" w:rsidRPr="00000000" w14:paraId="000000E2">
      <w:pPr>
        <w:spacing w:after="80" w:line="480" w:lineRule="auto"/>
        <w:rPr/>
      </w:pPr>
      <w:r w:rsidDel="00000000" w:rsidR="00000000" w:rsidRPr="00000000">
        <w:rPr>
          <w:rtl w:val="0"/>
        </w:rPr>
        <w:t xml:space="preserve">30. Xu L, Skoularidou M, Cuesta-Infante A, Veeramachaneni K. Modeling tabular data using conditional GAN. In: Advances in Neural Information Processing Systems 32 (NeurIPS 2019). 2019.</w:t>
      </w:r>
    </w:p>
    <w:p w:rsidR="00000000" w:rsidDel="00000000" w:rsidP="00000000" w:rsidRDefault="00000000" w:rsidRPr="00000000" w14:paraId="000000E3">
      <w:pPr>
        <w:spacing w:after="80" w:line="480" w:lineRule="auto"/>
        <w:rPr/>
      </w:pPr>
      <w:r w:rsidDel="00000000" w:rsidR="00000000" w:rsidRPr="00000000">
        <w:rPr>
          <w:rtl w:val="0"/>
        </w:rPr>
        <w:t xml:space="preserve">31. Patki N, Wedge R, Veeramachaneni K. The Synthetic Data Vault. In: 2016 IEEE International Conference on Data Science and Advanced Analytics (DSAA). 2016:399–410. doi: 10.1109/DSAA.2016.49</w:t>
      </w:r>
    </w:p>
    <w:p w:rsidR="00000000" w:rsidDel="00000000" w:rsidP="00000000" w:rsidRDefault="00000000" w:rsidRPr="00000000" w14:paraId="000000E4">
      <w:pPr>
        <w:spacing w:after="80" w:line="480" w:lineRule="auto"/>
        <w:rPr/>
      </w:pPr>
      <w:r w:rsidDel="00000000" w:rsidR="00000000" w:rsidRPr="00000000">
        <w:rPr>
          <w:rtl w:val="0"/>
        </w:rPr>
        <w:t xml:space="preserve">32. Bellamy RKE, Dey K, Hind M, Hoffman SC, Houde S, Kannan K, et al. AI Fairness 360: An extensible toolkit for detecting and mitigating algorithmic bias. IBM J Res Dev. 2019;63(4/5):4:1–4:15. doi: 10.1147/JRD.2019.2942287</w:t>
      </w:r>
    </w:p>
    <w:p w:rsidR="00000000" w:rsidDel="00000000" w:rsidP="00000000" w:rsidRDefault="00000000" w:rsidRPr="00000000" w14:paraId="000000E5">
      <w:pPr>
        <w:spacing w:after="80" w:line="480" w:lineRule="auto"/>
        <w:rPr/>
      </w:pPr>
      <w:r w:rsidDel="00000000" w:rsidR="00000000" w:rsidRPr="00000000">
        <w:rPr>
          <w:rtl w:val="0"/>
        </w:rPr>
        <w:t xml:space="preserve">33. Lundberg SM, Lee SI. A unified approach to interpreting model predictions. In: Advances in Neural Information Processing Systems 30 (NeurIPS 2017). 2017:4765–4774.</w:t>
      </w:r>
    </w:p>
    <w:p w:rsidR="00000000" w:rsidDel="00000000" w:rsidP="00000000" w:rsidRDefault="00000000" w:rsidRPr="00000000" w14:paraId="000000E6">
      <w:pPr>
        <w:spacing w:after="80" w:line="480" w:lineRule="auto"/>
        <w:rPr/>
      </w:pPr>
      <w:r w:rsidDel="00000000" w:rsidR="00000000" w:rsidRPr="00000000">
        <w:rPr>
          <w:rtl w:val="0"/>
        </w:rPr>
        <w:t xml:space="preserve">34. Rodolfa KT, Lamba H, Ghani R. Empirical observation of negligible fairness–accuracy trade-offs in machine learning for public policy. Nat Mach Intell. 2021;3(10):896–904. doi: 10.1038/s42256-021-00396-x</w:t>
      </w:r>
    </w:p>
    <w:p w:rsidR="00000000" w:rsidDel="00000000" w:rsidP="00000000" w:rsidRDefault="00000000" w:rsidRPr="00000000" w14:paraId="000000E7">
      <w:pPr>
        <w:spacing w:after="80" w:line="480" w:lineRule="auto"/>
        <w:rPr/>
      </w:pPr>
      <w:r w:rsidDel="00000000" w:rsidR="00000000" w:rsidRPr="00000000">
        <w:rPr>
          <w:rtl w:val="0"/>
        </w:rPr>
        <w:t xml:space="preserve">35. Corbett-Davies S, Gaebler JD, Nilforoshan H, Shroff R, Goel S. The measure and mismeasure of fairness. J Mach Learn Res. 2023;24(312):1–117.</w:t>
      </w:r>
    </w:p>
    <w:p w:rsidR="00000000" w:rsidDel="00000000" w:rsidP="00000000" w:rsidRDefault="00000000" w:rsidRPr="00000000" w14:paraId="000000E8">
      <w:pPr>
        <w:spacing w:after="80" w:line="480" w:lineRule="auto"/>
        <w:rPr/>
      </w:pPr>
      <w:r w:rsidDel="00000000" w:rsidR="00000000" w:rsidRPr="00000000">
        <w:rPr>
          <w:rtl w:val="0"/>
        </w:rPr>
        <w:t xml:space="preserve">36. Mehrabi N, Morstatter F, Saxena N, Lerman K, Galstyan A. A survey on bias and fairness in machine learning. ACM Comput Surv. 2021;54(6):Article 115, 1–35. doi: 10.1145/3457607</w:t>
      </w:r>
    </w:p>
    <w:p w:rsidR="00000000" w:rsidDel="00000000" w:rsidP="00000000" w:rsidRDefault="00000000" w:rsidRPr="00000000" w14:paraId="000000E9">
      <w:pPr>
        <w:spacing w:after="80" w:line="480" w:lineRule="auto"/>
        <w:rPr/>
      </w:pPr>
      <w:r w:rsidDel="00000000" w:rsidR="00000000" w:rsidRPr="00000000">
        <w:rPr>
          <w:rtl w:val="0"/>
        </w:rPr>
        <w:t xml:space="preserve">37. Caton S, Haas C. Fairness in machine learning: A survey. ACM Comput Surv. 2024;56(7):Article 166, 1–38. doi: 10.1145/3616865</w:t>
      </w:r>
    </w:p>
    <w:p w:rsidR="00000000" w:rsidDel="00000000" w:rsidP="00000000" w:rsidRDefault="00000000" w:rsidRPr="00000000" w14:paraId="000000EA">
      <w:pPr>
        <w:spacing w:after="80" w:line="480" w:lineRule="auto"/>
        <w:rPr/>
      </w:pPr>
      <w:r w:rsidDel="00000000" w:rsidR="00000000" w:rsidRPr="00000000">
        <w:rPr>
          <w:rtl w:val="0"/>
        </w:rPr>
        <w:t xml:space="preserve">38. Chen RJ, Wang JJ, Williamson DFK, Chen TY, Lipkova J, Lu MY, et al. Algorithmic fairness in artificial intelligence for medicine and healthcare. Nat Biomed Eng. 2023;7(6):719–742. doi: 10.1038/s41551-023-01056-8</w:t>
      </w:r>
    </w:p>
    <w:p w:rsidR="00000000" w:rsidDel="00000000" w:rsidP="00000000" w:rsidRDefault="00000000" w:rsidRPr="00000000" w14:paraId="000000EB">
      <w:pPr>
        <w:spacing w:after="80" w:line="480" w:lineRule="auto"/>
        <w:rPr/>
      </w:pPr>
      <w:r w:rsidDel="00000000" w:rsidR="00000000" w:rsidRPr="00000000">
        <w:rPr>
          <w:rtl w:val="0"/>
        </w:rPr>
        <w:t xml:space="preserve">39. Rajkomar A, Hardt M, Howell MD, Corrado G, Chin MH. Ensuring fairness in machine learning to advance health equity. Ann Intern Med. 2018;169(12):866–872. doi: 10.7326/M18-1990</w:t>
      </w:r>
    </w:p>
    <w:p w:rsidR="00000000" w:rsidDel="00000000" w:rsidP="00000000" w:rsidRDefault="00000000" w:rsidRPr="00000000" w14:paraId="000000EC">
      <w:pPr>
        <w:spacing w:after="80" w:line="480" w:lineRule="auto"/>
        <w:rPr/>
      </w:pPr>
      <w:r w:rsidDel="00000000" w:rsidR="00000000" w:rsidRPr="00000000">
        <w:rPr>
          <w:rtl w:val="0"/>
        </w:rPr>
        <w:t xml:space="preserve">40. Chen IY, Szolovits P, Ghassemi M. Can AI help reduce disparities in general medical and mental health care? AMA J Ethics. 2019;21(2):E167–179. doi: 10.1001/amajethics.2019.167</w:t>
      </w:r>
    </w:p>
    <w:p w:rsidR="00000000" w:rsidDel="00000000" w:rsidP="00000000" w:rsidRDefault="00000000" w:rsidRPr="00000000" w14:paraId="000000ED">
      <w:pPr>
        <w:spacing w:after="80" w:line="480" w:lineRule="auto"/>
        <w:rPr/>
      </w:pPr>
      <w:r w:rsidDel="00000000" w:rsidR="00000000" w:rsidRPr="00000000">
        <w:rPr>
          <w:rtl w:val="0"/>
        </w:rPr>
        <w:t xml:space="preserve">41. Pfohl SR, Foryciarz A, Shah NH. An empirical characterization of fair machine learning for clinical risk prediction. J Biomed Inform. 2021;113:103621. doi: 10.1016/j.jbi.2020.103621</w:t>
      </w:r>
    </w:p>
    <w:p w:rsidR="00000000" w:rsidDel="00000000" w:rsidP="00000000" w:rsidRDefault="00000000" w:rsidRPr="00000000" w14:paraId="000000EE">
      <w:pPr>
        <w:spacing w:after="80" w:line="480" w:lineRule="auto"/>
        <w:rPr/>
      </w:pPr>
      <w:r w:rsidDel="00000000" w:rsidR="00000000" w:rsidRPr="00000000">
        <w:rPr>
          <w:rtl w:val="0"/>
        </w:rPr>
        <w:t xml:space="preserve">42. Friedler SA, Scheidegger C, Venkatasubramanian S, Choudhary S, Hamilton EP, Roth D. A comparative study of fairness-enhancing interventions in machine learning. In: Proceedings of the Conference on Fairness, Accountability, and Transparency (FAT* ’19). 2019:329–338. doi: 10.1145/3287560.3287589</w:t>
      </w:r>
    </w:p>
    <w:p w:rsidR="00000000" w:rsidDel="00000000" w:rsidP="00000000" w:rsidRDefault="00000000" w:rsidRPr="00000000" w14:paraId="000000EF">
      <w:pPr>
        <w:spacing w:after="80" w:line="480" w:lineRule="auto"/>
        <w:rPr/>
      </w:pPr>
      <w:r w:rsidDel="00000000" w:rsidR="00000000" w:rsidRPr="00000000">
        <w:rPr>
          <w:rtl w:val="0"/>
        </w:rPr>
        <w:t xml:space="preserve">43. Veale M, Binns R. Fairer machine learning in the real world: Mitigating discrimination without collecting sensitive data. Big Data Soc. 2017;4(2):1–17. doi: 10.1177/2053951717743530</w:t>
      </w:r>
    </w:p>
    <w:p w:rsidR="00000000" w:rsidDel="00000000" w:rsidP="00000000" w:rsidRDefault="00000000" w:rsidRPr="00000000" w14:paraId="000000F0">
      <w:pPr>
        <w:spacing w:after="80" w:line="480" w:lineRule="auto"/>
        <w:rPr/>
      </w:pPr>
      <w:r w:rsidDel="00000000" w:rsidR="00000000" w:rsidRPr="00000000">
        <w:rPr>
          <w:rtl w:val="0"/>
        </w:rPr>
        <w:t xml:space="preserve">44. Niedzwiedz CL, Katikireddi SV, Pell JP, Mitchell R. Socioeconomic inequalities in the quality of life of older Europeans in different welfare regimes. Age Ageing. 2014;43(3):431–436. doi: 10.1093/ageing/afu004</w:t>
      </w:r>
    </w:p>
    <w:p w:rsidR="00000000" w:rsidDel="00000000" w:rsidP="00000000" w:rsidRDefault="00000000" w:rsidRPr="00000000" w14:paraId="000000F1">
      <w:pPr>
        <w:spacing w:after="80" w:line="480" w:lineRule="auto"/>
        <w:rPr/>
      </w:pPr>
      <w:r w:rsidDel="00000000" w:rsidR="00000000" w:rsidRPr="00000000">
        <w:rPr>
          <w:rtl w:val="0"/>
        </w:rPr>
        <w:t xml:space="preserve">45. Bono F, Matranga D. Socioeconomic inequality in non-communicable diseases in Europe between 2004 and 2015: Evidence from the SHARE survey. Eur J Public Health. 2019;29(1):105–110. doi: 10.1093/eurpub/cky165</w:t>
      </w:r>
    </w:p>
    <w:p w:rsidR="00000000" w:rsidDel="00000000" w:rsidP="00000000" w:rsidRDefault="00000000" w:rsidRPr="00000000" w14:paraId="000000F2">
      <w:pPr>
        <w:spacing w:after="80" w:line="480" w:lineRule="auto"/>
        <w:rPr/>
      </w:pPr>
      <w:r w:rsidDel="00000000" w:rsidR="00000000" w:rsidRPr="00000000">
        <w:rPr>
          <w:rtl w:val="0"/>
        </w:rPr>
        <w:t xml:space="preserve">46. Dang VN, Cascarano A, Mulder RH, Cecil C, Zuluaga MA, Afzal N, et al. Fairness and bias correction in machine learning for depression prediction across four study populations. Sci Rep. 2024;14:8566. doi: 10.1038/s41598-024-58427-7</w:t>
      </w:r>
    </w:p>
    <w:p w:rsidR="00000000" w:rsidDel="00000000" w:rsidP="00000000" w:rsidRDefault="00000000" w:rsidRPr="00000000" w14:paraId="000000F3">
      <w:pPr>
        <w:spacing w:after="80" w:line="480" w:lineRule="auto"/>
        <w:rPr/>
      </w:pPr>
      <w:r w:rsidDel="00000000" w:rsidR="00000000" w:rsidRPr="00000000">
        <w:rPr>
          <w:rtl w:val="0"/>
        </w:rPr>
        <w:t xml:space="preserve">47. Chawla NV, Bowyer KW, Hall LO, Kegelmeyer WP. SMOTE: Synthetic minority over-sampling technique. J Artif Intell Res. 2002;16:321–357. doi: 10.1613/jair.953</w:t>
      </w:r>
    </w:p>
    <w:p w:rsidR="00000000" w:rsidDel="00000000" w:rsidP="00000000" w:rsidRDefault="00000000" w:rsidRPr="00000000" w14:paraId="000000F4">
      <w:pPr>
        <w:spacing w:after="80" w:line="480" w:lineRule="auto"/>
        <w:rPr/>
      </w:pPr>
      <w:r w:rsidDel="00000000" w:rsidR="00000000" w:rsidRPr="00000000">
        <w:rPr>
          <w:rtl w:val="0"/>
        </w:rPr>
        <w:t xml:space="preserve">48. Le Quy T, Roy A, Iosifidis V, Zhang W, Ntoutsi E. A survey on datasets for fairness-aware machine learning. WIREs Data Min Knowl Discov. 2022;12(3):e1452. doi: 10.1002/widm.1452</w:t>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240" w:before="360" w:line="480" w:lineRule="auto"/>
        <w:rPr/>
      </w:pPr>
      <w:r w:rsidDel="00000000" w:rsidR="00000000" w:rsidRPr="00000000">
        <w:rPr>
          <w:b w:val="1"/>
          <w:bCs w:val="1"/>
          <w:sz w:val="28"/>
          <w:szCs w:val="28"/>
          <w:rtl w:val="0"/>
        </w:rPr>
        <w:t xml:space="preserve">Supporting Information</w:t>
      </w:r>
      <w:r w:rsidDel="00000000" w:rsidR="00000000" w:rsidRPr="00000000">
        <w:rPr>
          <w:rtl w:val="0"/>
        </w:rPr>
      </w:r>
    </w:p>
    <w:p w:rsidR="00000000" w:rsidDel="00000000" w:rsidP="00000000" w:rsidRDefault="00000000" w:rsidRPr="00000000" w14:paraId="000000F7">
      <w:pPr>
        <w:spacing w:after="200" w:line="480" w:lineRule="auto"/>
        <w:rPr/>
      </w:pPr>
      <w:r w:rsidDel="00000000" w:rsidR="00000000" w:rsidRPr="00000000">
        <w:rPr>
          <w:b w:val="1"/>
          <w:bCs w:val="1"/>
          <w:rtl w:val="0"/>
        </w:rPr>
        <w:t xml:space="preserve">S1 Table. Variable definitions and coding.</w:t>
      </w:r>
      <w:r w:rsidDel="00000000" w:rsidR="00000000" w:rsidRPr="00000000">
        <w:rPr>
          <w:rtl w:val="0"/>
        </w:rPr>
        <w:t xml:space="preserve"> Complete list of predictor variables with original SHARE variable names, transformations applied, and coding descriptions.</w:t>
      </w:r>
    </w:p>
    <w:p w:rsidR="00000000" w:rsidDel="00000000" w:rsidP="00000000" w:rsidRDefault="00000000" w:rsidRPr="00000000" w14:paraId="000000F8">
      <w:pPr>
        <w:spacing w:after="200" w:line="480" w:lineRule="auto"/>
        <w:rPr/>
      </w:pPr>
      <w:r w:rsidDel="00000000" w:rsidR="00000000" w:rsidRPr="00000000">
        <w:rPr>
          <w:b w:val="1"/>
          <w:bCs w:val="1"/>
          <w:rtl w:val="0"/>
        </w:rPr>
        <w:t xml:space="preserve">S2 Table. Bias mitigation method implementation details.</w:t>
      </w:r>
      <w:r w:rsidDel="00000000" w:rsidR="00000000" w:rsidRPr="00000000">
        <w:rPr>
          <w:rtl w:val="0"/>
        </w:rPr>
        <w:t xml:space="preserve"> Detailed descriptions of all 26 methods including library source, hyperparameters, and computational requirements.</w:t>
      </w:r>
    </w:p>
    <w:p w:rsidR="00000000" w:rsidDel="00000000" w:rsidP="00000000" w:rsidRDefault="00000000" w:rsidRPr="00000000" w14:paraId="000000F9">
      <w:pPr>
        <w:spacing w:after="200" w:line="480" w:lineRule="auto"/>
        <w:rPr/>
      </w:pPr>
      <w:r w:rsidDel="00000000" w:rsidR="00000000" w:rsidRPr="00000000">
        <w:rPr>
          <w:b w:val="1"/>
          <w:bCs w:val="1"/>
          <w:rtl w:val="0"/>
        </w:rPr>
        <w:t xml:space="preserve">S3 Table. Statistical test results for all method–outcome combinations.</w:t>
      </w:r>
      <w:r w:rsidDel="00000000" w:rsidR="00000000" w:rsidRPr="00000000">
        <w:rPr>
          <w:rtl w:val="0"/>
        </w:rPr>
        <w:t xml:space="preserve"> Complete Wilcoxon signed-rank test p-values, Cohen’s d effect sizes, and percentage reductions in TPR gap for all 26 methods across four outcomes.</w:t>
      </w:r>
    </w:p>
    <w:p w:rsidR="00000000" w:rsidDel="00000000" w:rsidP="00000000" w:rsidRDefault="00000000" w:rsidRPr="00000000" w14:paraId="000000FA">
      <w:pPr>
        <w:spacing w:after="200" w:line="480" w:lineRule="auto"/>
        <w:rPr/>
      </w:pPr>
      <w:r w:rsidDel="00000000" w:rsidR="00000000" w:rsidRPr="00000000">
        <w:rPr>
          <w:b w:val="1"/>
          <w:bCs w:val="1"/>
          <w:rtl w:val="0"/>
        </w:rPr>
        <w:t xml:space="preserve">S4 Table. Method classification flags.</w:t>
      </w:r>
      <w:r w:rsidDel="00000000" w:rsidR="00000000" w:rsidRPr="00000000">
        <w:rPr>
          <w:rtl w:val="0"/>
        </w:rPr>
        <w:t xml:space="preserve"> Usable, Harmful, Weak, and Deployability Tier (1/2/3) flags for all methods across outcomes, with Requires Protected Attribute at Training/Inference indicators.</w:t>
      </w:r>
    </w:p>
    <w:p w:rsidR="00000000" w:rsidDel="00000000" w:rsidP="00000000" w:rsidRDefault="00000000" w:rsidRPr="00000000" w14:paraId="000000FB">
      <w:pPr>
        <w:spacing w:after="200" w:line="480" w:lineRule="auto"/>
        <w:rPr/>
      </w:pPr>
      <w:r w:rsidDel="00000000" w:rsidR="00000000" w:rsidRPr="00000000">
        <w:rPr>
          <w:b w:val="1"/>
          <w:bCs w:val="1"/>
          <w:rtl w:val="0"/>
        </w:rPr>
        <w:t xml:space="preserve">S1 Fig. SHAP feature importance.</w:t>
      </w:r>
      <w:r w:rsidDel="00000000" w:rsidR="00000000" w:rsidRPr="00000000">
        <w:rPr>
          <w:rtl w:val="0"/>
        </w:rPr>
        <w:t xml:space="preserve"> Bar plots and beeswarm plots showing SHAP feature importance for the baseline LightGBM model across all four outcomes.</w:t>
      </w:r>
    </w:p>
    <w:p w:rsidR="00000000" w:rsidDel="00000000" w:rsidP="00000000" w:rsidRDefault="00000000" w:rsidRPr="00000000" w14:paraId="000000FC">
      <w:pPr>
        <w:spacing w:after="200" w:line="480" w:lineRule="auto"/>
        <w:rPr/>
      </w:pPr>
      <w:r w:rsidDel="00000000" w:rsidR="00000000" w:rsidRPr="00000000">
        <w:rPr>
          <w:b w:val="1"/>
          <w:bCs w:val="1"/>
          <w:rtl w:val="0"/>
        </w:rPr>
        <w:t xml:space="preserve">S2 Fig. Cross-validation fold stability.</w:t>
      </w:r>
      <w:r w:rsidDel="00000000" w:rsidR="00000000" w:rsidRPr="00000000">
        <w:rPr>
          <w:rtl w:val="0"/>
        </w:rPr>
        <w:t xml:space="preserve"> Fold-level AUROC and TPR gap estimates for all methods, demonstrating stability of results across data splits.</w:t>
      </w:r>
    </w:p>
    <w:p w:rsidR="00000000" w:rsidDel="00000000" w:rsidP="00000000" w:rsidRDefault="00000000" w:rsidRPr="00000000" w14:paraId="000000FD">
      <w:pPr>
        <w:spacing w:after="200" w:line="480" w:lineRule="auto"/>
        <w:rPr/>
      </w:pPr>
      <w:r w:rsidDel="00000000" w:rsidR="00000000" w:rsidRPr="00000000">
        <w:rPr>
          <w:b w:val="1"/>
          <w:bCs w:val="1"/>
          <w:rtl w:val="0"/>
        </w:rPr>
        <w:t xml:space="preserve">S3 Fig. Overlaid ROC curves for all methods.</w:t>
      </w:r>
      <w:r w:rsidDel="00000000" w:rsidR="00000000" w:rsidRPr="00000000">
        <w:rPr>
          <w:rtl w:val="0"/>
        </w:rPr>
        <w:t xml:space="preserve"> Complete ROC curves for all score-based methods per outcome, illustrating the range of discrimination performance.</w:t>
      </w:r>
    </w:p>
    <w:p w:rsidR="00000000" w:rsidDel="00000000" w:rsidP="00000000" w:rsidRDefault="00000000" w:rsidRPr="00000000" w14:paraId="000000FE">
      <w:pPr>
        <w:spacing w:after="200" w:line="480" w:lineRule="auto"/>
        <w:rPr/>
      </w:pPr>
      <w:r w:rsidDel="00000000" w:rsidR="00000000" w:rsidRPr="00000000">
        <w:rPr>
          <w:b w:val="1"/>
          <w:bCs w:val="1"/>
          <w:rtl w:val="0"/>
        </w:rPr>
        <w:t xml:space="preserve">S4 Fig. Category-level box plots.</w:t>
      </w:r>
      <w:r w:rsidDel="00000000" w:rsidR="00000000" w:rsidRPr="00000000">
        <w:rPr>
          <w:rtl w:val="0"/>
        </w:rPr>
        <w:t xml:space="preserve"> TPR gap distributions grouped by method category (pre-processing, in-processing, post-processing, augmentation) across outcomes.</w:t>
      </w:r>
    </w:p>
    <w:p w:rsidR="00000000" w:rsidDel="00000000" w:rsidP="00000000" w:rsidRDefault="00000000" w:rsidRPr="00000000" w14:paraId="000000FF">
      <w:pPr>
        <w:spacing w:after="200" w:line="480" w:lineRule="auto"/>
        <w:rPr/>
      </w:pPr>
      <w:r w:rsidDel="00000000" w:rsidR="00000000" w:rsidRPr="00000000">
        <w:rPr>
          <w:b w:val="1"/>
          <w:bCs w:val="1"/>
          <w:rtl w:val="0"/>
        </w:rPr>
        <w:t xml:space="preserve">S5 Fig. Percentage reduction in TPR gap.</w:t>
      </w:r>
      <w:r w:rsidDel="00000000" w:rsidR="00000000" w:rsidRPr="00000000">
        <w:rPr>
          <w:rtl w:val="0"/>
        </w:rPr>
        <w:t xml:space="preserve"> Bar charts showing the relative improvement in TPR gap for each method compared to baseline, across all outcomes.</w:t>
      </w:r>
    </w:p>
    <w:p w:rsidR="00000000" w:rsidDel="00000000" w:rsidP="00000000" w:rsidRDefault="00000000" w:rsidRPr="00000000" w14:paraId="00000100">
      <w:pPr>
        <w:spacing w:after="200" w:line="480" w:lineRule="auto"/>
        <w:rPr/>
      </w:pPr>
      <w:r w:rsidDel="00000000" w:rsidR="00000000" w:rsidRPr="00000000">
        <w:rPr>
          <w:b w:val="1"/>
          <w:bCs w:val="1"/>
          <w:rtl w:val="0"/>
        </w:rPr>
        <w:t xml:space="preserve">S6 Fig. Balanced accuracy vs TPR gap for post-processing methods.</w:t>
      </w:r>
      <w:r w:rsidDel="00000000" w:rsidR="00000000" w:rsidRPr="00000000">
        <w:rPr>
          <w:rtl w:val="0"/>
        </w:rPr>
        <w:t xml:space="preserve"> Trade-off scatter plots using balanced accuracy (appropriate for label-only post-processing methods) rather than AUROC.</w:t>
      </w:r>
    </w:p>
    <w:p w:rsidR="00000000" w:rsidDel="00000000" w:rsidP="00000000" w:rsidRDefault="00000000" w:rsidRPr="00000000" w14:paraId="00000101">
      <w:pPr>
        <w:spacing w:after="200" w:line="480" w:lineRule="auto"/>
        <w:rPr/>
      </w:pPr>
      <w:r w:rsidDel="00000000" w:rsidR="00000000" w:rsidRPr="00000000">
        <w:rPr>
          <w:b w:val="1"/>
          <w:bCs w:val="1"/>
          <w:rtl w:val="0"/>
        </w:rPr>
        <w:t xml:space="preserve">S5 Table. Country-by-country baseline disparities and top method performance.</w:t>
      </w:r>
      <w:r w:rsidDel="00000000" w:rsidR="00000000" w:rsidRPr="00000000">
        <w:rPr>
          <w:rtl w:val="0"/>
        </w:rPr>
        <w:t xml:space="preserve"> Baseline TPR gaps and AUROC for each of the five countries, with corresponding values for the top three bias mitigation methods per outcome.</w:t>
      </w:r>
    </w:p>
    <w:p w:rsidR="00000000" w:rsidDel="00000000" w:rsidP="00000000" w:rsidRDefault="00000000" w:rsidRPr="00000000" w14:paraId="00000102">
      <w:pPr>
        <w:spacing w:after="200" w:line="480" w:lineRule="auto"/>
        <w:rPr/>
      </w:pPr>
      <w:r w:rsidDel="00000000" w:rsidR="00000000" w:rsidRPr="00000000">
        <w:rPr>
          <w:b w:val="1"/>
          <w:bCs w:val="1"/>
          <w:rtl w:val="0"/>
        </w:rPr>
        <w:t xml:space="preserve">S6 Table. Deployability tier assignments for all methods.</w:t>
      </w:r>
      <w:r w:rsidDel="00000000" w:rsidR="00000000" w:rsidRPr="00000000">
        <w:rPr>
          <w:rtl w:val="0"/>
        </w:rPr>
        <w:t xml:space="preserve"> Three-tier classification (Tier 1: fully deployable; Tier 2: conditionally deployable; Tier 3: non-deployable without protected attribute) for all 26 methods, with justification for each assignment based on implementation requirements.</w:t>
      </w:r>
    </w:p>
    <w:p w:rsidR="00000000" w:rsidDel="00000000" w:rsidP="00000000" w:rsidRDefault="00000000" w:rsidRPr="00000000" w14:paraId="00000103">
      <w:pPr>
        <w:spacing w:after="200" w:line="480" w:lineRule="auto"/>
        <w:rPr/>
      </w:pPr>
      <w:r w:rsidDel="00000000" w:rsidR="00000000" w:rsidRPr="00000000">
        <w:rPr>
          <w:b w:val="1"/>
          <w:bCs w:val="1"/>
          <w:rtl w:val="0"/>
        </w:rPr>
        <w:t xml:space="preserve">S7 Table. Threshold sensitivity analysis.</w:t>
      </w:r>
      <w:r w:rsidDel="00000000" w:rsidR="00000000" w:rsidRPr="00000000">
        <w:rPr>
          <w:rtl w:val="0"/>
        </w:rPr>
        <w:t xml:space="preserve"> Method rankings under alternative outcome dichotomization strategies (upper/lower tertile splits for LS and CASP-12) compared to the primary median-split analysis. Spearman rank correlations between primary and alternative rankings are reported to assess stability.</w:t>
      </w:r>
    </w:p>
    <w:p w:rsidR="00000000" w:rsidDel="00000000" w:rsidP="00000000" w:rsidRDefault="00000000" w:rsidRPr="00000000" w14:paraId="00000104">
      <w:pPr>
        <w:spacing w:after="200" w:line="480" w:lineRule="auto"/>
        <w:rPr/>
      </w:pPr>
      <w:r w:rsidDel="00000000" w:rsidR="00000000" w:rsidRPr="00000000">
        <w:rPr>
          <w:b w:val="1"/>
          <w:bCs w:val="1"/>
          <w:rtl w:val="0"/>
        </w:rPr>
        <w:t xml:space="preserve">S8 Table. Reproducibility checklist.</w:t>
      </w:r>
      <w:r w:rsidDel="00000000" w:rsidR="00000000" w:rsidRPr="00000000">
        <w:rPr>
          <w:rtl w:val="0"/>
        </w:rPr>
        <w:t xml:space="preserve"> Computational environment details (Python version, OS, hardware), package versions, random seed values, cross-validation splitting procedure, stratification strategy, leakage controls performed, and data access instructions.</w:t>
      </w:r>
      <w:r w:rsidDel="00000000" w:rsidR="00000000" w:rsidRPr="00000000">
        <w:rPr>
          <w:rtl w:val="0"/>
        </w:rPr>
      </w:r>
    </w:p>
    <w:sectPr>
      <w:headerReference r:id="rId41" w:type="default"/>
      <w:footerReference r:id="rId42"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陳渝鈞" w:id="1" w:date="2026-02-11T02:06:5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Beriain IM, Nicolás Jiménez P, Rementería MJ, Cirillo D, Cortés A, Saby D, et al. Auditing the quality of datasets used in algorithmic decision-making systems. Brussels: European Parliamentary Research Service (EPRS), Scientific Foresight Unit (STOA); 2022. PE 729.541.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ADSaMM Group. Companion paper on fairness in machine learning: Responsible AI framework. European Commission; 2023. https://unece.org/statistics/documents/2025/09/reports/companion-paper-fairness-machine-learning-framework (accessed Feb 10, 2026)</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Wells BJ, Nguyen HM, McWilliams A, Pallini M, Bovi A, Kuzma A, et al. A practical framework for appropriate implementation and review of artificial intelligence (FAIR-AI) in healthcare. npj Digital Medicine. 2025;8(1):514.</w:t>
      </w:r>
    </w:p>
  </w:comment>
  <w:comment w:author="劉羿暄" w:id="0" w:date="2026-02-10T09:49:13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Formulas Ref:</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 Kamiran and T. Calders, “Data preprocessing techniques for classification without discrimination,” Knowledge and Information Systems, vol. 33, no. 1, pp. 1–33, 2012.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 Kamiran, T. Calders, and M. Pechenizkiy, “Fairness-aware classifier with prejudice remover regularizer,” in Proc. 13th European Conf. on Machine Learning and Principles and Practice of Knowledge Discovery in Databases (ECML PKDD), 2012, pp. 203–217. doi: 10.1007/978-3-642-33486-3_3.</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 Pleiss, M. Raghavan, F. Wu, J. Kleinberg, and K. Q. Weinberger, “On fairness and calibration,” in Proc. Neural Information Processing Systems (NeurIPS), 2017, pp. 5684–5693.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 Xu, M. Skoularidou, A. Cuesta Infante, and K. Veeramachaneni, “Modeling tabular data using conditional GAN,” arXiv preprint arXiv:1907.00503, 2019. doi: 10.48550/arxiv.1907.00503.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D" w15:done="0"/>
  <w15:commentEx w15:paraId="000001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right"/>
      <w:rPr/>
    </w:pPr>
    <w:r w:rsidDel="00000000" w:rsidR="00000000" w:rsidRPr="00000000">
      <w:rPr>
        <w:i w:val="1"/>
        <w:iCs w:val="1"/>
        <w:sz w:val="18"/>
        <w:szCs w:val="18"/>
        <w:rtl w:val="0"/>
      </w:rPr>
      <w:t xml:space="preserve">Fairness–Accuracy Trade-Offs in Health Outcomes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TW"/>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480" w:lineRule="auto"/>
    </w:pPr>
    <w:rPr>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spacing w:after="400" w:line="480" w:lineRule="auto"/>
    </w:pPr>
    <w:rPr>
      <w:b w:val="1"/>
      <w:bCs w:val="1"/>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Revision">
    <w:name w:val="Revision"/>
    <w:hidden w:val="1"/>
    <w:uiPriority w:val="99"/>
    <w:semiHidden w:val="1"/>
    <w:rsid w:val="00670E3E"/>
  </w:style>
  <w:style w:type="character" w:styleId="CommentReference">
    <w:name w:val="annotation reference"/>
    <w:basedOn w:val="DefaultParagraphFont"/>
    <w:uiPriority w:val="99"/>
    <w:semiHidden w:val="1"/>
    <w:unhideWhenUsed w:val="1"/>
    <w:rsid w:val="00670E3E"/>
    <w:rPr>
      <w:sz w:val="16"/>
      <w:szCs w:val="16"/>
    </w:rPr>
  </w:style>
  <w:style w:type="paragraph" w:styleId="CommentText">
    <w:name w:val="annotation text"/>
    <w:basedOn w:val="Normal"/>
    <w:link w:val="CommentTextChar"/>
    <w:uiPriority w:val="99"/>
    <w:semiHidden w:val="1"/>
    <w:unhideWhenUsed w:val="1"/>
    <w:rsid w:val="00670E3E"/>
    <w:rPr>
      <w:sz w:val="20"/>
      <w:szCs w:val="20"/>
    </w:rPr>
  </w:style>
  <w:style w:type="character" w:styleId="CommentTextChar" w:customStyle="1">
    <w:name w:val="Comment Text Char"/>
    <w:basedOn w:val="DefaultParagraphFont"/>
    <w:link w:val="CommentText"/>
    <w:uiPriority w:val="99"/>
    <w:semiHidden w:val="1"/>
    <w:rsid w:val="00670E3E"/>
    <w:rPr>
      <w:sz w:val="20"/>
      <w:szCs w:val="20"/>
    </w:rPr>
  </w:style>
  <w:style w:type="paragraph" w:styleId="CommentSubject">
    <w:name w:val="annotation subject"/>
    <w:basedOn w:val="CommentText"/>
    <w:next w:val="CommentText"/>
    <w:link w:val="CommentSubjectChar"/>
    <w:uiPriority w:val="99"/>
    <w:semiHidden w:val="1"/>
    <w:unhideWhenUsed w:val="1"/>
    <w:rsid w:val="00670E3E"/>
    <w:rPr>
      <w:b w:val="1"/>
      <w:bCs w:val="1"/>
    </w:rPr>
  </w:style>
  <w:style w:type="character" w:styleId="CommentSubjectChar" w:customStyle="1">
    <w:name w:val="Comment Subject Char"/>
    <w:basedOn w:val="CommentTextChar"/>
    <w:link w:val="CommentSubject"/>
    <w:uiPriority w:val="99"/>
    <w:semiHidden w:val="1"/>
    <w:rsid w:val="00670E3E"/>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26.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3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0.png"/><Relationship Id="rId26" Type="http://schemas.openxmlformats.org/officeDocument/2006/relationships/image" Target="media/image4.png"/><Relationship Id="rId25" Type="http://schemas.openxmlformats.org/officeDocument/2006/relationships/image" Target="media/image18.png"/><Relationship Id="rId28" Type="http://schemas.openxmlformats.org/officeDocument/2006/relationships/image" Target="media/image16.png"/><Relationship Id="rId27" Type="http://schemas.openxmlformats.org/officeDocument/2006/relationships/image" Target="media/image3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32.png"/><Relationship Id="rId30" Type="http://schemas.openxmlformats.org/officeDocument/2006/relationships/image" Target="media/image29.png"/><Relationship Id="rId11" Type="http://schemas.openxmlformats.org/officeDocument/2006/relationships/image" Target="media/image25.png"/><Relationship Id="rId33" Type="http://schemas.openxmlformats.org/officeDocument/2006/relationships/image" Target="media/image2.png"/><Relationship Id="rId10" Type="http://schemas.openxmlformats.org/officeDocument/2006/relationships/image" Target="media/image5.png"/><Relationship Id="rId32" Type="http://schemas.openxmlformats.org/officeDocument/2006/relationships/image" Target="media/image22.png"/><Relationship Id="rId13" Type="http://schemas.openxmlformats.org/officeDocument/2006/relationships/image" Target="media/image28.png"/><Relationship Id="rId35" Type="http://schemas.openxmlformats.org/officeDocument/2006/relationships/image" Target="media/image27.png"/><Relationship Id="rId12" Type="http://schemas.openxmlformats.org/officeDocument/2006/relationships/image" Target="media/image7.png"/><Relationship Id="rId34" Type="http://schemas.openxmlformats.org/officeDocument/2006/relationships/image" Target="media/image31.png"/><Relationship Id="rId15" Type="http://schemas.openxmlformats.org/officeDocument/2006/relationships/image" Target="media/image21.png"/><Relationship Id="rId37" Type="http://schemas.openxmlformats.org/officeDocument/2006/relationships/image" Target="media/image17.png"/><Relationship Id="rId14" Type="http://schemas.openxmlformats.org/officeDocument/2006/relationships/image" Target="media/image15.png"/><Relationship Id="rId36" Type="http://schemas.openxmlformats.org/officeDocument/2006/relationships/image" Target="media/image10.png"/><Relationship Id="rId17" Type="http://schemas.openxmlformats.org/officeDocument/2006/relationships/image" Target="media/image11.png"/><Relationship Id="rId39" Type="http://schemas.openxmlformats.org/officeDocument/2006/relationships/image" Target="media/image12.png"/><Relationship Id="rId16" Type="http://schemas.openxmlformats.org/officeDocument/2006/relationships/image" Target="media/image30.png"/><Relationship Id="rId38" Type="http://schemas.openxmlformats.org/officeDocument/2006/relationships/image" Target="media/image1.png"/><Relationship Id="rId19" Type="http://schemas.openxmlformats.org/officeDocument/2006/relationships/image" Target="media/image35.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NZFSAeegqCGKtyiR7OooDHkalw==">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2026-02-07T00:43:00Z</dcterms:created>
  <dc:creator>Un-named</dc:creator>
</cp:coreProperties>
</file>